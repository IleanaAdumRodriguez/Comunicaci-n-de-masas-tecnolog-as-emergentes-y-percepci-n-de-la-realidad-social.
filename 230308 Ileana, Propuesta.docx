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both"/>
        <w:rPr>
          <w:b w:val="1"/>
          <w:color w:val="ff0000"/>
          <w:sz w:val="28"/>
          <w:szCs w:val="28"/>
        </w:rPr>
      </w:pPr>
      <w:r w:rsidDel="00000000" w:rsidR="00000000" w:rsidRPr="00000000">
        <w:rPr>
          <w:b w:val="1"/>
          <w:color w:val="ff0000"/>
          <w:sz w:val="28"/>
          <w:szCs w:val="28"/>
          <w:rtl w:val="0"/>
        </w:rPr>
        <w:t xml:space="preserve">1) ¿QUÉ SON LOS IMAGINARIOS SOCIALES?, ¿CÓMO SE DEFINEN?</w:t>
      </w:r>
    </w:p>
    <w:p w:rsidR="00000000" w:rsidDel="00000000" w:rsidP="00000000" w:rsidRDefault="00000000" w:rsidRPr="00000000" w14:paraId="00000002">
      <w:pPr>
        <w:spacing w:line="276" w:lineRule="auto"/>
        <w:jc w:val="both"/>
        <w:rPr>
          <w:sz w:val="24"/>
          <w:szCs w:val="24"/>
        </w:rPr>
      </w:pPr>
      <w:r w:rsidDel="00000000" w:rsidR="00000000" w:rsidRPr="00000000">
        <w:rPr>
          <w:sz w:val="24"/>
          <w:szCs w:val="24"/>
          <w:rtl w:val="0"/>
        </w:rPr>
        <w:t xml:space="preserve">a. Según Castoriadis (20</w:t>
      </w:r>
      <w:sdt>
        <w:sdtPr>
          <w:tag w:val="goog_rdk_0"/>
        </w:sdtPr>
        <w:sdtContent>
          <w:del w:author="FRANCISCO BERNETE GARCIA" w:id="0" w:date="2023-03-08T12:05:00Z">
            <w:r w:rsidDel="00000000" w:rsidR="00000000" w:rsidRPr="00000000">
              <w:rPr>
                <w:sz w:val="24"/>
                <w:szCs w:val="24"/>
                <w:rtl w:val="0"/>
              </w:rPr>
              <w:delText xml:space="preserve">1</w:delText>
            </w:r>
          </w:del>
        </w:sdtContent>
      </w:sdt>
      <w:r w:rsidDel="00000000" w:rsidR="00000000" w:rsidRPr="00000000">
        <w:rPr>
          <w:sz w:val="24"/>
          <w:szCs w:val="24"/>
          <w:rtl w:val="0"/>
        </w:rPr>
        <w:t xml:space="preserve">0</w:t>
      </w:r>
      <w:sdt>
        <w:sdtPr>
          <w:tag w:val="goog_rdk_1"/>
        </w:sdtPr>
        <w:sdtContent>
          <w:ins w:author="FRANCISCO BERNETE GARCIA" w:id="1" w:date="2023-03-08T12:05:00Z">
            <w:r w:rsidDel="00000000" w:rsidR="00000000" w:rsidRPr="00000000">
              <w:rPr>
                <w:sz w:val="24"/>
                <w:szCs w:val="24"/>
                <w:rtl w:val="0"/>
              </w:rPr>
              <w:t xml:space="preserve">4</w:t>
            </w:r>
          </w:ins>
        </w:sdtContent>
      </w:sdt>
      <w:r w:rsidDel="00000000" w:rsidR="00000000" w:rsidRPr="00000000">
        <w:rPr>
          <w:sz w:val="24"/>
          <w:szCs w:val="24"/>
          <w:rtl w:val="0"/>
        </w:rPr>
        <w:t xml:space="preserve">: 23-38) los imaginarios sociales son la creación social, institucional y cultural de significado y sentido compartidos que dan forma a la experiencia y la acción humana. Estos imaginarios son construcciones colectivas, plasmadas institucionalmente, que se desarrollan y evolucionan a lo largo del tiempo, y pueden variar según el contexto histórico, cultural y político en el que se encuentren, mediante la lógica del discurso, el lenguaje, la jerarquía.</w:t>
      </w:r>
    </w:p>
    <w:sdt>
      <w:sdtPr>
        <w:tag w:val="goog_rdk_3"/>
      </w:sdtPr>
      <w:sdtContent>
        <w:p w:rsidR="00000000" w:rsidDel="00000000" w:rsidP="00000000" w:rsidRDefault="00000000" w:rsidRPr="00000000" w14:paraId="00000003">
          <w:pPr>
            <w:spacing w:after="0" w:line="276" w:lineRule="auto"/>
            <w:jc w:val="both"/>
            <w:rPr>
              <w:sz w:val="24"/>
              <w:szCs w:val="24"/>
              <w:highlight w:val="lightGray"/>
              <w:rPrChange w:author="FRANCISCO BERNETE GARCIA" w:id="2" w:date="2023-03-08T12:06:00Z">
                <w:rPr>
                  <w:sz w:val="24"/>
                  <w:szCs w:val="24"/>
                </w:rPr>
              </w:rPrChange>
            </w:rPr>
          </w:pPr>
          <w:sdt>
            <w:sdtPr>
              <w:tag w:val="goog_rdk_2"/>
            </w:sdtPr>
            <w:sdtContent>
              <w:r w:rsidDel="00000000" w:rsidR="00000000" w:rsidRPr="00000000">
                <w:rPr>
                  <w:sz w:val="24"/>
                  <w:szCs w:val="24"/>
                  <w:highlight w:val="lightGray"/>
                  <w:rtl w:val="0"/>
                  <w:rPrChange w:author="FRANCISCO BERNETE GARCIA" w:id="2" w:date="2023-03-08T12:06:00Z">
                    <w:rPr>
                      <w:sz w:val="24"/>
                      <w:szCs w:val="24"/>
                    </w:rPr>
                  </w:rPrChange>
                </w:rPr>
                <w:t xml:space="preserve">Castoriadis, C. (2010): Sujeto y verdad en el mundo histórico-social: Seminarios 1986-1987, La creación humana I. (E. Escobar &amp; P. Vernay, Eds.). México, Argentina, Brasil, Colombia, Chile, España, Estados Unidos de América, Perú, Venezuela: Fondo de Cultura Económica. Página 23-38. Disponible en: </w:t>
              </w:r>
            </w:sdtContent>
          </w:sdt>
        </w:p>
      </w:sdtContent>
    </w:sdt>
    <w:p w:rsidR="00000000" w:rsidDel="00000000" w:rsidP="00000000" w:rsidRDefault="00000000" w:rsidRPr="00000000" w14:paraId="00000004">
      <w:pPr>
        <w:spacing w:after="0" w:line="276" w:lineRule="auto"/>
        <w:jc w:val="both"/>
        <w:rPr>
          <w:sz w:val="24"/>
          <w:szCs w:val="24"/>
        </w:rPr>
      </w:pPr>
      <w:hyperlink r:id="rId9">
        <w:sdt>
          <w:sdtPr>
            <w:tag w:val="goog_rdk_4"/>
          </w:sdtPr>
          <w:sdtContent>
            <w:r w:rsidDel="00000000" w:rsidR="00000000" w:rsidRPr="00000000">
              <w:rPr>
                <w:color w:val="0563c1"/>
                <w:sz w:val="24"/>
                <w:szCs w:val="24"/>
                <w:highlight w:val="lightGray"/>
                <w:u w:val="single"/>
                <w:rtl w:val="0"/>
                <w:rPrChange w:author="FRANCISCO BERNETE GARCIA" w:id="3" w:date="2023-03-08T12:06:00Z">
                  <w:rPr>
                    <w:sz w:val="24"/>
                    <w:szCs w:val="24"/>
                  </w:rPr>
                </w:rPrChange>
              </w:rPr>
              <w:t xml:space="preserve">https://revolucioncantonaldotnet.files.wordpress.com/2018/02/castoriadis-cornelius-sujeto-y-verdad-en-el-mundo-historico-social.pdf</w:t>
            </w:r>
          </w:sdtContent>
        </w:sdt>
      </w:hyperlink>
      <w:r w:rsidDel="00000000" w:rsidR="00000000" w:rsidRPr="00000000">
        <w:rPr>
          <w:rtl w:val="0"/>
        </w:rPr>
      </w:r>
    </w:p>
    <w:p w:rsidR="00000000" w:rsidDel="00000000" w:rsidP="00000000" w:rsidRDefault="00000000" w:rsidRPr="00000000" w14:paraId="00000005">
      <w:pPr>
        <w:spacing w:line="276" w:lineRule="auto"/>
        <w:jc w:val="both"/>
        <w:rPr>
          <w:sz w:val="24"/>
          <w:szCs w:val="24"/>
        </w:rPr>
      </w:pPr>
      <w:r w:rsidDel="00000000" w:rsidR="00000000" w:rsidRPr="00000000">
        <w:rPr>
          <w:sz w:val="24"/>
          <w:szCs w:val="24"/>
          <w:rtl w:val="0"/>
        </w:rPr>
        <w:t xml:space="preserve">b. Según Charles Taylor (2006</w:t>
      </w:r>
      <w:sdt>
        <w:sdtPr>
          <w:tag w:val="goog_rdk_5"/>
        </w:sdtPr>
        <w:sdtContent>
          <w:ins w:author="FRANCISCO BERNETE GARCIA" w:id="4" w:date="2023-03-08T12:07:00Z">
            <w:r w:rsidDel="00000000" w:rsidR="00000000" w:rsidRPr="00000000">
              <w:rPr>
                <w:sz w:val="24"/>
                <w:szCs w:val="24"/>
                <w:rtl w:val="0"/>
              </w:rPr>
              <w:t xml:space="preserve">b</w:t>
            </w:r>
          </w:ins>
        </w:sdtContent>
      </w:sdt>
      <w:r w:rsidDel="00000000" w:rsidR="00000000" w:rsidRPr="00000000">
        <w:rPr>
          <w:sz w:val="24"/>
          <w:szCs w:val="24"/>
          <w:rtl w:val="0"/>
        </w:rPr>
        <w:t xml:space="preserve">: 58,</w:t>
      </w:r>
      <w:sdt>
        <w:sdtPr>
          <w:tag w:val="goog_rdk_6"/>
        </w:sdtPr>
        <w:sdtContent>
          <w:ins w:author="FRANCISCO BERNETE GARCIA" w:id="5" w:date="2023-03-08T12:07:00Z">
            <w:r w:rsidDel="00000000" w:rsidR="00000000" w:rsidRPr="00000000">
              <w:rPr>
                <w:sz w:val="24"/>
                <w:szCs w:val="24"/>
                <w:rtl w:val="0"/>
              </w:rPr>
              <w:t xml:space="preserve"> </w:t>
            </w:r>
          </w:ins>
        </w:sdtContent>
      </w:sdt>
      <w:r w:rsidDel="00000000" w:rsidR="00000000" w:rsidRPr="00000000">
        <w:rPr>
          <w:sz w:val="24"/>
          <w:szCs w:val="24"/>
          <w:rtl w:val="0"/>
        </w:rPr>
        <w:t xml:space="preserve">447,</w:t>
      </w:r>
      <w:sdt>
        <w:sdtPr>
          <w:tag w:val="goog_rdk_7"/>
        </w:sdtPr>
        <w:sdtContent>
          <w:ins w:author="FRANCISCO BERNETE GARCIA" w:id="6" w:date="2023-03-08T12:07:00Z">
            <w:r w:rsidDel="00000000" w:rsidR="00000000" w:rsidRPr="00000000">
              <w:rPr>
                <w:sz w:val="24"/>
                <w:szCs w:val="24"/>
                <w:rtl w:val="0"/>
              </w:rPr>
              <w:t xml:space="preserve"> </w:t>
            </w:r>
          </w:ins>
        </w:sdtContent>
      </w:sdt>
      <w:r w:rsidDel="00000000" w:rsidR="00000000" w:rsidRPr="00000000">
        <w:rPr>
          <w:sz w:val="24"/>
          <w:szCs w:val="24"/>
          <w:rtl w:val="0"/>
        </w:rPr>
        <w:t xml:space="preserve">451,</w:t>
      </w:r>
      <w:sdt>
        <w:sdtPr>
          <w:tag w:val="goog_rdk_8"/>
        </w:sdtPr>
        <w:sdtContent>
          <w:ins w:author="FRANCISCO BERNETE GARCIA" w:id="7" w:date="2023-03-08T12:07:00Z">
            <w:r w:rsidDel="00000000" w:rsidR="00000000" w:rsidRPr="00000000">
              <w:rPr>
                <w:sz w:val="24"/>
                <w:szCs w:val="24"/>
                <w:rtl w:val="0"/>
              </w:rPr>
              <w:t xml:space="preserve"> </w:t>
            </w:r>
          </w:ins>
        </w:sdtContent>
      </w:sdt>
      <w:r w:rsidDel="00000000" w:rsidR="00000000" w:rsidRPr="00000000">
        <w:rPr>
          <w:sz w:val="24"/>
          <w:szCs w:val="24"/>
          <w:rtl w:val="0"/>
        </w:rPr>
        <w:t xml:space="preserve">491) Los imaginarios sociales son formas comunes de entender nuestra vida y nuestro mundo. Estos imaginarios incluyen creencias, valores y prácticas compartidos por una comunidad, que dan forma a su identidad y sentido de pertenencia. Los imaginarios sociales son un producto de la cultura y la historia de una sociedad, y pueden cambiar a lo largo del tiempo.</w:t>
      </w:r>
      <w:r w:rsidDel="00000000" w:rsidR="00000000" w:rsidRPr="00000000">
        <w:rPr>
          <w:rtl w:val="0"/>
        </w:rPr>
        <w:t xml:space="preserve"> </w:t>
      </w:r>
      <w:r w:rsidDel="00000000" w:rsidR="00000000" w:rsidRPr="00000000">
        <w:rPr>
          <w:sz w:val="24"/>
          <w:szCs w:val="24"/>
          <w:rtl w:val="0"/>
        </w:rPr>
        <w:t xml:space="preserve">En otras palabras, se refiere a nuestras convicciones acerca del valor y el respeto que merece la vida humana, así como a las responsabilidades éticas que tenemos hacia los demás. Estas creencias también influyen en nuestras decisiones y acciones cotidianas, ya que determinan qué consideramos como una vida significativa y digna. Además, la ética personal y social que adoptamos determina nuestra autoestima y la de los demás así cómo nos relacionamos y cooperamos en la sociedad.</w:t>
      </w:r>
    </w:p>
    <w:sdt>
      <w:sdtPr>
        <w:tag w:val="goog_rdk_12"/>
      </w:sdtPr>
      <w:sdtContent>
        <w:p w:rsidR="00000000" w:rsidDel="00000000" w:rsidP="00000000" w:rsidRDefault="00000000" w:rsidRPr="00000000" w14:paraId="00000006">
          <w:pPr>
            <w:spacing w:after="0" w:line="276" w:lineRule="auto"/>
            <w:jc w:val="both"/>
            <w:rPr>
              <w:sz w:val="24"/>
              <w:szCs w:val="24"/>
              <w:highlight w:val="lightGray"/>
              <w:rPrChange w:author="FRANCISCO BERNETE GARCIA" w:id="8" w:date="2023-03-08T12:07:00Z">
                <w:rPr>
                  <w:sz w:val="24"/>
                  <w:szCs w:val="24"/>
                </w:rPr>
              </w:rPrChange>
            </w:rPr>
          </w:pPr>
          <w:sdt>
            <w:sdtPr>
              <w:tag w:val="goog_rdk_9"/>
            </w:sdtPr>
            <w:sdtContent>
              <w:r w:rsidDel="00000000" w:rsidR="00000000" w:rsidRPr="00000000">
                <w:rPr>
                  <w:sz w:val="24"/>
                  <w:szCs w:val="24"/>
                  <w:highlight w:val="lightGray"/>
                  <w:rtl w:val="0"/>
                  <w:rPrChange w:author="FRANCISCO BERNETE GARCIA" w:id="8" w:date="2023-03-08T12:07:00Z">
                    <w:rPr>
                      <w:sz w:val="24"/>
                      <w:szCs w:val="24"/>
                    </w:rPr>
                  </w:rPrChange>
                </w:rPr>
                <w:t xml:space="preserve">Taylor, C. (2006): Fuentes del yo: la construcción de la identidad moderna. Editorial Paidós. Barcelona. España. Páginas 58,447,451,491.</w:t>
              </w:r>
            </w:sdtContent>
          </w:sdt>
          <w:sdt>
            <w:sdtPr>
              <w:tag w:val="goog_rdk_10"/>
            </w:sdtPr>
            <w:sdtContent>
              <w:r w:rsidDel="00000000" w:rsidR="00000000" w:rsidRPr="00000000">
                <w:rPr>
                  <w:highlight w:val="lightGray"/>
                  <w:rtl w:val="0"/>
                  <w:rPrChange w:author="FRANCISCO BERNETE GARCIA" w:id="8" w:date="2023-03-08T12:07:00Z">
                    <w:rPr/>
                  </w:rPrChange>
                </w:rPr>
                <w:t xml:space="preserve"> </w:t>
              </w:r>
            </w:sdtContent>
          </w:sdt>
          <w:sdt>
            <w:sdtPr>
              <w:tag w:val="goog_rdk_11"/>
            </w:sdtPr>
            <w:sdtContent>
              <w:r w:rsidDel="00000000" w:rsidR="00000000" w:rsidRPr="00000000">
                <w:rPr>
                  <w:sz w:val="24"/>
                  <w:szCs w:val="24"/>
                  <w:highlight w:val="lightGray"/>
                  <w:rtl w:val="0"/>
                  <w:rPrChange w:author="FRANCISCO BERNETE GARCIA" w:id="8" w:date="2023-03-08T12:07:00Z">
                    <w:rPr>
                      <w:sz w:val="24"/>
                      <w:szCs w:val="24"/>
                    </w:rPr>
                  </w:rPrChange>
                </w:rPr>
                <w:t xml:space="preserve">Disponible en:</w:t>
              </w:r>
            </w:sdtContent>
          </w:sdt>
        </w:p>
      </w:sdtContent>
    </w:sdt>
    <w:p w:rsidR="00000000" w:rsidDel="00000000" w:rsidP="00000000" w:rsidRDefault="00000000" w:rsidRPr="00000000" w14:paraId="00000007">
      <w:pPr>
        <w:spacing w:after="0" w:line="276" w:lineRule="auto"/>
        <w:jc w:val="both"/>
        <w:rPr>
          <w:sz w:val="24"/>
          <w:szCs w:val="24"/>
        </w:rPr>
      </w:pPr>
      <w:hyperlink r:id="rId10">
        <w:sdt>
          <w:sdtPr>
            <w:tag w:val="goog_rdk_13"/>
          </w:sdtPr>
          <w:sdtContent>
            <w:r w:rsidDel="00000000" w:rsidR="00000000" w:rsidRPr="00000000">
              <w:rPr>
                <w:color w:val="0563c1"/>
                <w:sz w:val="24"/>
                <w:szCs w:val="24"/>
                <w:highlight w:val="lightGray"/>
                <w:u w:val="single"/>
                <w:rtl w:val="0"/>
                <w:rPrChange w:author="FRANCISCO BERNETE GARCIA" w:id="9" w:date="2023-03-08T12:07:00Z">
                  <w:rPr>
                    <w:sz w:val="24"/>
                    <w:szCs w:val="24"/>
                  </w:rPr>
                </w:rPrChange>
              </w:rPr>
              <w:t xml:space="preserve">https://archive.org/stream/C.Tylor.LasFuentesDelYo/C.%20Tylor.%20Las%20fuentes%20del%20yo_djvu.txt</w:t>
            </w:r>
          </w:sdtContent>
        </w:sdt>
      </w:hyperlink>
      <w:r w:rsidDel="00000000" w:rsidR="00000000" w:rsidRPr="00000000">
        <w:rPr>
          <w:rtl w:val="0"/>
        </w:rPr>
      </w:r>
    </w:p>
    <w:p w:rsidR="00000000" w:rsidDel="00000000" w:rsidP="00000000" w:rsidRDefault="00000000" w:rsidRPr="00000000" w14:paraId="00000008">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09">
      <w:pPr>
        <w:spacing w:line="276" w:lineRule="auto"/>
        <w:jc w:val="both"/>
        <w:rPr>
          <w:sz w:val="24"/>
          <w:szCs w:val="24"/>
        </w:rPr>
      </w:pPr>
      <w:r w:rsidDel="00000000" w:rsidR="00000000" w:rsidRPr="00000000">
        <w:rPr>
          <w:sz w:val="24"/>
          <w:szCs w:val="24"/>
          <w:rtl w:val="0"/>
        </w:rPr>
        <w:t xml:space="preserve">c. </w:t>
      </w:r>
      <w:sdt>
        <w:sdtPr>
          <w:tag w:val="goog_rdk_14"/>
        </w:sdtPr>
        <w:sdtContent>
          <w:del w:author="FRANCISCO BERNETE GARCIA" w:id="10" w:date="2023-03-08T12:09:00Z">
            <w:r w:rsidDel="00000000" w:rsidR="00000000" w:rsidRPr="00000000">
              <w:rPr>
                <w:sz w:val="24"/>
                <w:szCs w:val="24"/>
                <w:rtl w:val="0"/>
              </w:rPr>
              <w:delText xml:space="preserve">Según </w:delText>
            </w:r>
          </w:del>
        </w:sdtContent>
      </w:sdt>
      <w:sdt>
        <w:sdtPr>
          <w:tag w:val="goog_rdk_15"/>
        </w:sdtPr>
        <w:sdtContent>
          <w:ins w:author="FRANCISCO BERNETE GARCIA" w:id="10" w:date="2023-03-08T12:09:00Z">
            <w:r w:rsidDel="00000000" w:rsidR="00000000" w:rsidRPr="00000000">
              <w:rPr>
                <w:sz w:val="24"/>
                <w:szCs w:val="24"/>
                <w:rtl w:val="0"/>
              </w:rPr>
              <w:t xml:space="preserve">Para Eduardo </w:t>
            </w:r>
          </w:ins>
        </w:sdtContent>
      </w:sdt>
      <w:r w:rsidDel="00000000" w:rsidR="00000000" w:rsidRPr="00000000">
        <w:rPr>
          <w:sz w:val="24"/>
          <w:szCs w:val="24"/>
          <w:rtl w:val="0"/>
        </w:rPr>
        <w:t xml:space="preserve">Colombo </w:t>
      </w:r>
      <w:sdt>
        <w:sdtPr>
          <w:tag w:val="goog_rdk_16"/>
        </w:sdtPr>
        <w:sdtContent>
          <w:del w:author="FRANCISCO BERNETE GARCIA" w:id="11" w:date="2023-03-08T12:09:00Z">
            <w:r w:rsidDel="00000000" w:rsidR="00000000" w:rsidRPr="00000000">
              <w:rPr>
                <w:sz w:val="24"/>
                <w:szCs w:val="24"/>
                <w:rtl w:val="0"/>
              </w:rPr>
              <w:delText xml:space="preserve">Eduardo </w:delText>
            </w:r>
          </w:del>
        </w:sdtContent>
      </w:sdt>
      <w:r w:rsidDel="00000000" w:rsidR="00000000" w:rsidRPr="00000000">
        <w:rPr>
          <w:sz w:val="24"/>
          <w:szCs w:val="24"/>
          <w:rtl w:val="0"/>
        </w:rPr>
        <w:t xml:space="preserve">(19</w:t>
      </w:r>
      <w:sdt>
        <w:sdtPr>
          <w:tag w:val="goog_rdk_17"/>
        </w:sdtPr>
        <w:sdtContent>
          <w:del w:author="FRANCISCO BERNETE GARCIA" w:id="12" w:date="2023-03-08T12:08:00Z">
            <w:r w:rsidDel="00000000" w:rsidR="00000000" w:rsidRPr="00000000">
              <w:rPr>
                <w:sz w:val="24"/>
                <w:szCs w:val="24"/>
                <w:rtl w:val="0"/>
              </w:rPr>
              <w:delText xml:space="preserve">8</w:delText>
            </w:r>
          </w:del>
        </w:sdtContent>
      </w:sdt>
      <w:r w:rsidDel="00000000" w:rsidR="00000000" w:rsidRPr="00000000">
        <w:rPr>
          <w:sz w:val="24"/>
          <w:szCs w:val="24"/>
          <w:rtl w:val="0"/>
        </w:rPr>
        <w:t xml:space="preserve">9</w:t>
      </w:r>
      <w:sdt>
        <w:sdtPr>
          <w:tag w:val="goog_rdk_18"/>
        </w:sdtPr>
        <w:sdtContent>
          <w:ins w:author="FRANCISCO BERNETE GARCIA" w:id="13" w:date="2023-03-08T12:08:00Z">
            <w:r w:rsidDel="00000000" w:rsidR="00000000" w:rsidRPr="00000000">
              <w:rPr>
                <w:sz w:val="24"/>
                <w:szCs w:val="24"/>
                <w:rtl w:val="0"/>
              </w:rPr>
              <w:t xml:space="preserve">3</w:t>
            </w:r>
          </w:ins>
        </w:sdtContent>
      </w:sdt>
      <w:r w:rsidDel="00000000" w:rsidR="00000000" w:rsidRPr="00000000">
        <w:rPr>
          <w:sz w:val="24"/>
          <w:szCs w:val="24"/>
          <w:rtl w:val="0"/>
        </w:rPr>
        <w:t xml:space="preserve">: 7) “La imaginación, lo imaginario, evoca en su acepción corriente la producción de ilusiones, símbolos, quimeras, evasiones siempre de la dura realidad de los hechos. El mundo imaginario, así definido por la tradición estética o científica, queda reservado al dominio de la literatura, de la poesía y de las artes”. </w:t>
      </w:r>
    </w:p>
    <w:p w:rsidR="00000000" w:rsidDel="00000000" w:rsidP="00000000" w:rsidRDefault="00000000" w:rsidRPr="00000000" w14:paraId="0000000A">
      <w:pPr>
        <w:spacing w:line="276" w:lineRule="auto"/>
        <w:jc w:val="both"/>
        <w:rPr>
          <w:sz w:val="24"/>
          <w:szCs w:val="24"/>
        </w:rPr>
      </w:pPr>
      <w:bookmarkStart w:colFirst="0" w:colLast="0" w:name="_heading=h.gjdgxs" w:id="0"/>
      <w:bookmarkEnd w:id="0"/>
      <w:sdt>
        <w:sdtPr>
          <w:tag w:val="goog_rdk_19"/>
        </w:sdtPr>
        <w:sdtContent>
          <w:r w:rsidDel="00000000" w:rsidR="00000000" w:rsidRPr="00000000">
            <w:rPr>
              <w:sz w:val="24"/>
              <w:szCs w:val="24"/>
              <w:highlight w:val="lightGray"/>
              <w:rtl w:val="0"/>
              <w:rPrChange w:author="FRANCISCO BERNETE GARCIA" w:id="14" w:date="2023-03-08T12:09:00Z">
                <w:rPr>
                  <w:sz w:val="24"/>
                  <w:szCs w:val="24"/>
                </w:rPr>
              </w:rPrChange>
            </w:rPr>
            <w:t xml:space="preserve">Colombo Eduardo (traducción de Bernard Wiegel 1993 (1989): El imaginario social. Castoriadis, C., Ansart, P., Pessin, A., &amp; Bertolo, E.  Editorial Nordan-Comunidad. Montevideo-Uruguay. Página 7</w:t>
          </w:r>
        </w:sdtContent>
      </w:sdt>
      <w:r w:rsidDel="00000000" w:rsidR="00000000" w:rsidRPr="00000000">
        <w:rPr>
          <w:sz w:val="24"/>
          <w:szCs w:val="24"/>
          <w:rtl w:val="0"/>
        </w:rPr>
        <w:t xml:space="preserve"> </w:t>
      </w:r>
    </w:p>
    <w:p w:rsidR="00000000" w:rsidDel="00000000" w:rsidP="00000000" w:rsidRDefault="00000000" w:rsidRPr="00000000" w14:paraId="0000000B">
      <w:pPr>
        <w:spacing w:line="276" w:lineRule="auto"/>
        <w:jc w:val="both"/>
        <w:rPr>
          <w:sz w:val="24"/>
          <w:szCs w:val="24"/>
        </w:rPr>
      </w:pPr>
      <w:r w:rsidDel="00000000" w:rsidR="00000000" w:rsidRPr="00000000">
        <w:rPr>
          <w:sz w:val="24"/>
          <w:szCs w:val="24"/>
          <w:rtl w:val="0"/>
        </w:rPr>
        <w:t xml:space="preserve">d.- Según Baudrillard (1980: 173-182) es un sistema de valores, ideas, creencias y representaciones simbólicas compartidas por los miembros de una sociedad, que les permiten construir y mantener una cohesión social. Estos imaginarios tienen una realidad social efectiva que influye en la forma en que las personas perciben y actúan en el mundo. Además, están en constante cambio y transformación en relación con los cambios históricos, políticos y culturales.</w:t>
      </w:r>
    </w:p>
    <w:p w:rsidR="00000000" w:rsidDel="00000000" w:rsidP="00000000" w:rsidRDefault="00000000" w:rsidRPr="00000000" w14:paraId="0000000C">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0D">
      <w:pPr>
        <w:spacing w:line="276" w:lineRule="auto"/>
        <w:rPr>
          <w:b w:val="1"/>
          <w:color w:val="ff0000"/>
          <w:sz w:val="28"/>
          <w:szCs w:val="28"/>
        </w:rPr>
      </w:pPr>
      <w:r w:rsidDel="00000000" w:rsidR="00000000" w:rsidRPr="00000000">
        <w:rPr>
          <w:b w:val="1"/>
          <w:color w:val="ff0000"/>
          <w:sz w:val="28"/>
          <w:szCs w:val="28"/>
          <w:rtl w:val="0"/>
        </w:rPr>
        <w:t xml:space="preserve">2) ¿QUIÉNES SON RESPONSABLES DE CONSTRUIR LOS IMAGINARIOS SOCIALES?</w:t>
      </w:r>
    </w:p>
    <w:p w:rsidR="00000000" w:rsidDel="00000000" w:rsidP="00000000" w:rsidRDefault="00000000" w:rsidRPr="00000000" w14:paraId="0000000E">
      <w:pPr>
        <w:spacing w:line="276" w:lineRule="auto"/>
        <w:jc w:val="both"/>
        <w:rPr>
          <w:sz w:val="24"/>
          <w:szCs w:val="24"/>
        </w:rPr>
      </w:pPr>
      <w:r w:rsidDel="00000000" w:rsidR="00000000" w:rsidRPr="00000000">
        <w:rPr>
          <w:sz w:val="24"/>
          <w:szCs w:val="24"/>
          <w:rtl w:val="0"/>
        </w:rPr>
        <w:t xml:space="preserve">a. Según Castoriadis (1975: 2- 6) Los imaginarios sociales son construidos por los individuos y por la sociedad en su conjunto, a través de procesos históricos y culturales en los que intervienen la imaginación, la creatividad y la capacidad de crear significados compartidos. los imaginarios son una especie de sustrato o matriz subyacente que da forma y coherencia a la sociedad, permitiendo que ésta sea cognoscible, es decir, que podamos entenderla y comprenderla en términos de sus significados compartidos</w:t>
      </w:r>
      <w:r w:rsidDel="00000000" w:rsidR="00000000" w:rsidRPr="00000000">
        <w:rPr>
          <w:rtl w:val="0"/>
        </w:rPr>
        <w:t xml:space="preserve"> </w:t>
      </w:r>
      <w:r w:rsidDel="00000000" w:rsidR="00000000" w:rsidRPr="00000000">
        <w:rPr>
          <w:sz w:val="24"/>
          <w:szCs w:val="24"/>
          <w:rtl w:val="0"/>
        </w:rPr>
        <w:t xml:space="preserve">que permiten a la sociedad ser coherente y cognoscible. Los imaginarios, por tanto, son esenciales para la institución de la sociedad, ya que establecen los fundamentos de lo que consideramos valioso, aceptable o legítimo en nuestras interacciones sociales y culturales.</w:t>
      </w:r>
    </w:p>
    <w:sdt>
      <w:sdtPr>
        <w:tag w:val="goog_rdk_21"/>
      </w:sdtPr>
      <w:sdtContent>
        <w:p w:rsidR="00000000" w:rsidDel="00000000" w:rsidP="00000000" w:rsidRDefault="00000000" w:rsidRPr="00000000" w14:paraId="0000000F">
          <w:pPr>
            <w:spacing w:after="0" w:line="276" w:lineRule="auto"/>
            <w:jc w:val="both"/>
            <w:rPr>
              <w:sz w:val="24"/>
              <w:szCs w:val="24"/>
              <w:highlight w:val="lightGray"/>
              <w:rPrChange w:author="FRANCISCO BERNETE GARCIA" w:id="15" w:date="2023-03-08T12:15:00Z">
                <w:rPr>
                  <w:sz w:val="24"/>
                  <w:szCs w:val="24"/>
                </w:rPr>
              </w:rPrChange>
            </w:rPr>
          </w:pPr>
          <w:sdt>
            <w:sdtPr>
              <w:tag w:val="goog_rdk_20"/>
            </w:sdtPr>
            <w:sdtContent>
              <w:r w:rsidDel="00000000" w:rsidR="00000000" w:rsidRPr="00000000">
                <w:rPr>
                  <w:sz w:val="24"/>
                  <w:szCs w:val="24"/>
                  <w:highlight w:val="lightGray"/>
                  <w:rtl w:val="0"/>
                  <w:rPrChange w:author="FRANCISCO BERNETE GARCIA" w:id="15" w:date="2023-03-08T12:15:00Z">
                    <w:rPr>
                      <w:sz w:val="24"/>
                      <w:szCs w:val="24"/>
                    </w:rPr>
                  </w:rPrChange>
                </w:rPr>
                <w:t xml:space="preserve">Castoriadis, C. (1975): La institución imaginaria de la sociedad.  Editorial Tusquets. Barcelona. España. pp. 2-6. Disponible en:</w:t>
              </w:r>
            </w:sdtContent>
          </w:sdt>
        </w:p>
      </w:sdtContent>
    </w:sdt>
    <w:sdt>
      <w:sdtPr>
        <w:tag w:val="goog_rdk_24"/>
      </w:sdtPr>
      <w:sdtContent>
        <w:p w:rsidR="00000000" w:rsidDel="00000000" w:rsidP="00000000" w:rsidRDefault="00000000" w:rsidRPr="00000000" w14:paraId="00000010">
          <w:pPr>
            <w:spacing w:after="0" w:line="276" w:lineRule="auto"/>
            <w:jc w:val="both"/>
            <w:rPr>
              <w:sz w:val="24"/>
              <w:szCs w:val="24"/>
              <w:highlight w:val="lightGray"/>
              <w:rPrChange w:author="FRANCISCO BERNETE GARCIA" w:id="17" w:date="2023-03-08T12:15:00Z">
                <w:rPr>
                  <w:sz w:val="24"/>
                  <w:szCs w:val="24"/>
                </w:rPr>
              </w:rPrChange>
            </w:rPr>
          </w:pPr>
          <w:hyperlink r:id="rId11">
            <w:sdt>
              <w:sdtPr>
                <w:tag w:val="goog_rdk_22"/>
              </w:sdtPr>
              <w:sdtContent>
                <w:r w:rsidDel="00000000" w:rsidR="00000000" w:rsidRPr="00000000">
                  <w:rPr>
                    <w:color w:val="0563c1"/>
                    <w:sz w:val="24"/>
                    <w:szCs w:val="24"/>
                    <w:highlight w:val="lightGray"/>
                    <w:u w:val="single"/>
                    <w:rtl w:val="0"/>
                    <w:rPrChange w:author="FRANCISCO BERNETE GARCIA" w:id="16" w:date="2023-03-08T12:15:00Z">
                      <w:rPr>
                        <w:sz w:val="24"/>
                        <w:szCs w:val="24"/>
                      </w:rPr>
                    </w:rPrChange>
                  </w:rPr>
                  <w:t xml:space="preserve">http://www.terras.edu.ar/biblioteca/16/16TUT_Castoriadis_Unidad_2.pdf</w:t>
                </w:r>
              </w:sdtContent>
            </w:sdt>
          </w:hyperlink>
          <w:sdt>
            <w:sdtPr>
              <w:tag w:val="goog_rdk_23"/>
            </w:sdtPr>
            <w:sdtContent>
              <w:r w:rsidDel="00000000" w:rsidR="00000000" w:rsidRPr="00000000">
                <w:rPr>
                  <w:rtl w:val="0"/>
                </w:rPr>
              </w:r>
            </w:sdtContent>
          </w:sdt>
        </w:p>
      </w:sdtContent>
    </w:sdt>
    <w:sdt>
      <w:sdtPr>
        <w:tag w:val="goog_rdk_26"/>
      </w:sdtPr>
      <w:sdtContent>
        <w:p w:rsidR="00000000" w:rsidDel="00000000" w:rsidP="00000000" w:rsidRDefault="00000000" w:rsidRPr="00000000" w14:paraId="00000011">
          <w:pPr>
            <w:spacing w:after="0" w:line="276" w:lineRule="auto"/>
            <w:jc w:val="both"/>
            <w:rPr>
              <w:sz w:val="24"/>
              <w:szCs w:val="24"/>
              <w:highlight w:val="lightGray"/>
              <w:rPrChange w:author="FRANCISCO BERNETE GARCIA" w:id="17" w:date="2023-03-08T12:15:00Z">
                <w:rPr>
                  <w:sz w:val="24"/>
                  <w:szCs w:val="24"/>
                </w:rPr>
              </w:rPrChange>
            </w:rPr>
          </w:pPr>
          <w:sdt>
            <w:sdtPr>
              <w:tag w:val="goog_rdk_25"/>
            </w:sdtPr>
            <w:sdtContent>
              <w:r w:rsidDel="00000000" w:rsidR="00000000" w:rsidRPr="00000000">
                <w:rPr>
                  <w:sz w:val="24"/>
                  <w:szCs w:val="24"/>
                  <w:highlight w:val="lightGray"/>
                  <w:rtl w:val="0"/>
                  <w:rPrChange w:author="FRANCISCO BERNETE GARCIA" w:id="17" w:date="2023-03-08T12:15:00Z">
                    <w:rPr>
                      <w:sz w:val="24"/>
                      <w:szCs w:val="24"/>
                    </w:rPr>
                  </w:rPrChange>
                </w:rPr>
                <w:t xml:space="preserve">Riffo-Pavón, Ignacio. (2022). Social imaginaries, social representations, and discursive re-presentations. Cinta de moebio, (74), 78-9.  Disponible en:</w:t>
              </w:r>
            </w:sdtContent>
          </w:sdt>
        </w:p>
      </w:sdtContent>
    </w:sdt>
    <w:p w:rsidR="00000000" w:rsidDel="00000000" w:rsidP="00000000" w:rsidRDefault="00000000" w:rsidRPr="00000000" w14:paraId="00000012">
      <w:pPr>
        <w:spacing w:after="0" w:line="276" w:lineRule="auto"/>
        <w:jc w:val="both"/>
        <w:rPr>
          <w:sz w:val="24"/>
          <w:szCs w:val="24"/>
        </w:rPr>
      </w:pPr>
      <w:hyperlink r:id="rId12">
        <w:sdt>
          <w:sdtPr>
            <w:tag w:val="goog_rdk_27"/>
          </w:sdtPr>
          <w:sdtContent>
            <w:r w:rsidDel="00000000" w:rsidR="00000000" w:rsidRPr="00000000">
              <w:rPr>
                <w:color w:val="0563c1"/>
                <w:sz w:val="24"/>
                <w:szCs w:val="24"/>
                <w:highlight w:val="lightGray"/>
                <w:u w:val="single"/>
                <w:rtl w:val="0"/>
                <w:rPrChange w:author="FRANCISCO BERNETE GARCIA" w:id="18" w:date="2023-03-08T12:15:00Z">
                  <w:rPr>
                    <w:sz w:val="24"/>
                    <w:szCs w:val="24"/>
                  </w:rPr>
                </w:rPrChange>
              </w:rPr>
              <w:t xml:space="preserve">https://www.scielo.cl/scielo.php?pid=S0717-554X2022000200078&amp;script=sci_arttext&amp;tlng=en</w:t>
            </w:r>
          </w:sdtContent>
        </w:sdt>
      </w:hyperlink>
      <w:r w:rsidDel="00000000" w:rsidR="00000000" w:rsidRPr="00000000">
        <w:rPr>
          <w:rtl w:val="0"/>
        </w:rPr>
      </w:r>
    </w:p>
    <w:p w:rsidR="00000000" w:rsidDel="00000000" w:rsidP="00000000" w:rsidRDefault="00000000" w:rsidRPr="00000000" w14:paraId="00000013">
      <w:pPr>
        <w:spacing w:line="276" w:lineRule="auto"/>
        <w:jc w:val="both"/>
        <w:rPr>
          <w:sz w:val="24"/>
          <w:szCs w:val="24"/>
        </w:rPr>
      </w:pPr>
      <w:r w:rsidDel="00000000" w:rsidR="00000000" w:rsidRPr="00000000">
        <w:rPr>
          <w:sz w:val="24"/>
          <w:szCs w:val="24"/>
          <w:rtl w:val="0"/>
        </w:rPr>
        <w:t xml:space="preserve">b. Según Baudrillard (19</w:t>
      </w:r>
      <w:sdt>
        <w:sdtPr>
          <w:tag w:val="goog_rdk_28"/>
        </w:sdtPr>
        <w:sdtContent>
          <w:ins w:author="FRANCISCO BERNETE GARCIA" w:id="19" w:date="2023-03-08T12:17:00Z">
            <w:r w:rsidDel="00000000" w:rsidR="00000000" w:rsidRPr="00000000">
              <w:rPr>
                <w:sz w:val="24"/>
                <w:szCs w:val="24"/>
                <w:rtl w:val="0"/>
              </w:rPr>
              <w:t xml:space="preserve">94</w:t>
            </w:r>
          </w:ins>
        </w:sdtContent>
      </w:sdt>
      <w:sdt>
        <w:sdtPr>
          <w:tag w:val="goog_rdk_29"/>
        </w:sdtPr>
        <w:sdtContent>
          <w:del w:author="FRANCISCO BERNETE GARCIA" w:id="19" w:date="2023-03-08T12:17:00Z">
            <w:r w:rsidDel="00000000" w:rsidR="00000000" w:rsidRPr="00000000">
              <w:rPr>
                <w:sz w:val="24"/>
                <w:szCs w:val="24"/>
                <w:rtl w:val="0"/>
              </w:rPr>
              <w:delText xml:space="preserve">81</w:delText>
            </w:r>
          </w:del>
        </w:sdtContent>
      </w:sdt>
      <w:r w:rsidDel="00000000" w:rsidR="00000000" w:rsidRPr="00000000">
        <w:rPr>
          <w:sz w:val="24"/>
          <w:szCs w:val="24"/>
          <w:rtl w:val="0"/>
        </w:rPr>
        <w:t xml:space="preserve">):  Los imaginarios sociales se han convertido en simulacros, es decir, copias sin original, que han perdido su relación con la realidad. Los medios de comunicación y la cultura de masas son responsables de esta transformación. </w:t>
      </w:r>
    </w:p>
    <w:sdt>
      <w:sdtPr>
        <w:tag w:val="goog_rdk_31"/>
      </w:sdtPr>
      <w:sdtContent>
        <w:p w:rsidR="00000000" w:rsidDel="00000000" w:rsidP="00000000" w:rsidRDefault="00000000" w:rsidRPr="00000000" w14:paraId="00000014">
          <w:pPr>
            <w:spacing w:after="0" w:line="276" w:lineRule="auto"/>
            <w:jc w:val="both"/>
            <w:rPr>
              <w:sz w:val="24"/>
              <w:szCs w:val="24"/>
              <w:highlight w:val="lightGray"/>
              <w:rPrChange w:author="FRANCISCO BERNETE GARCIA" w:id="20" w:date="2023-03-08T12:17:00Z">
                <w:rPr>
                  <w:sz w:val="24"/>
                  <w:szCs w:val="24"/>
                </w:rPr>
              </w:rPrChange>
            </w:rPr>
          </w:pPr>
          <w:sdt>
            <w:sdtPr>
              <w:tag w:val="goog_rdk_30"/>
            </w:sdtPr>
            <w:sdtContent>
              <w:r w:rsidDel="00000000" w:rsidR="00000000" w:rsidRPr="00000000">
                <w:rPr>
                  <w:sz w:val="24"/>
                  <w:szCs w:val="24"/>
                  <w:highlight w:val="lightGray"/>
                  <w:rtl w:val="0"/>
                  <w:rPrChange w:author="FRANCISCO BERNETE GARCIA" w:id="20" w:date="2023-03-08T12:17:00Z">
                    <w:rPr>
                      <w:sz w:val="24"/>
                      <w:szCs w:val="24"/>
                    </w:rPr>
                  </w:rPrChange>
                </w:rPr>
                <w:t xml:space="preserve">Baudrillard, J. (1981).: Simulacra and simulation. University of Michigan Press. Disponible en:</w:t>
              </w:r>
            </w:sdtContent>
          </w:sdt>
        </w:p>
      </w:sdtContent>
    </w:sdt>
    <w:sdt>
      <w:sdtPr>
        <w:tag w:val="goog_rdk_34"/>
      </w:sdtPr>
      <w:sdtContent>
        <w:p w:rsidR="00000000" w:rsidDel="00000000" w:rsidP="00000000" w:rsidRDefault="00000000" w:rsidRPr="00000000" w14:paraId="00000015">
          <w:pPr>
            <w:spacing w:after="0" w:line="276" w:lineRule="auto"/>
            <w:jc w:val="both"/>
            <w:rPr>
              <w:sz w:val="24"/>
              <w:szCs w:val="24"/>
              <w:highlight w:val="lightGray"/>
              <w:rPrChange w:author="FRANCISCO BERNETE GARCIA" w:id="22" w:date="2023-03-08T12:17:00Z">
                <w:rPr>
                  <w:sz w:val="24"/>
                  <w:szCs w:val="24"/>
                </w:rPr>
              </w:rPrChange>
            </w:rPr>
          </w:pPr>
          <w:hyperlink r:id="rId13">
            <w:sdt>
              <w:sdtPr>
                <w:tag w:val="goog_rdk_32"/>
              </w:sdtPr>
              <w:sdtContent>
                <w:r w:rsidDel="00000000" w:rsidR="00000000" w:rsidRPr="00000000">
                  <w:rPr>
                    <w:color w:val="0563c1"/>
                    <w:sz w:val="24"/>
                    <w:szCs w:val="24"/>
                    <w:highlight w:val="lightGray"/>
                    <w:u w:val="single"/>
                    <w:rtl w:val="0"/>
                    <w:rPrChange w:author="FRANCISCO BERNETE GARCIA" w:id="21" w:date="2023-03-08T12:17:00Z">
                      <w:rPr>
                        <w:sz w:val="24"/>
                        <w:szCs w:val="24"/>
                      </w:rPr>
                    </w:rPrChange>
                  </w:rPr>
                  <w:t xml:space="preserve">http://net-workingworlds.weebly.com/uploads/1/5/1/5/15155460/simulacra_simulation.pdf</w:t>
                </w:r>
              </w:sdtContent>
            </w:sdt>
          </w:hyperlink>
          <w:sdt>
            <w:sdtPr>
              <w:tag w:val="goog_rdk_33"/>
            </w:sdtPr>
            <w:sdtContent>
              <w:r w:rsidDel="00000000" w:rsidR="00000000" w:rsidRPr="00000000">
                <w:rPr>
                  <w:rtl w:val="0"/>
                </w:rPr>
              </w:r>
            </w:sdtContent>
          </w:sdt>
        </w:p>
      </w:sdtContent>
    </w:sdt>
    <w:sdt>
      <w:sdtPr>
        <w:tag w:val="goog_rdk_36"/>
      </w:sdtPr>
      <w:sdtContent>
        <w:p w:rsidR="00000000" w:rsidDel="00000000" w:rsidP="00000000" w:rsidRDefault="00000000" w:rsidRPr="00000000" w14:paraId="00000016">
          <w:pPr>
            <w:spacing w:after="0" w:line="276" w:lineRule="auto"/>
            <w:jc w:val="both"/>
            <w:rPr>
              <w:sz w:val="24"/>
              <w:szCs w:val="24"/>
              <w:highlight w:val="lightGray"/>
              <w:rPrChange w:author="FRANCISCO BERNETE GARCIA" w:id="22" w:date="2023-03-08T12:17:00Z">
                <w:rPr>
                  <w:sz w:val="24"/>
                  <w:szCs w:val="24"/>
                </w:rPr>
              </w:rPrChange>
            </w:rPr>
          </w:pPr>
          <w:sdt>
            <w:sdtPr>
              <w:tag w:val="goog_rdk_35"/>
            </w:sdtPr>
            <w:sdtContent>
              <w:r w:rsidDel="00000000" w:rsidR="00000000" w:rsidRPr="00000000">
                <w:rPr>
                  <w:sz w:val="24"/>
                  <w:szCs w:val="24"/>
                  <w:highlight w:val="lightGray"/>
                  <w:rtl w:val="0"/>
                  <w:rPrChange w:author="FRANCISCO BERNETE GARCIA" w:id="22" w:date="2023-03-08T12:17:00Z">
                    <w:rPr>
                      <w:sz w:val="24"/>
                      <w:szCs w:val="24"/>
                    </w:rPr>
                  </w:rPrChange>
                </w:rPr>
                <w:t xml:space="preserve">inflo: lfjcixOKkykJ: scholar.google.com</w:t>
              </w:r>
            </w:sdtContent>
          </w:sdt>
        </w:p>
      </w:sdtContent>
    </w:sdt>
    <w:p w:rsidR="00000000" w:rsidDel="00000000" w:rsidP="00000000" w:rsidRDefault="00000000" w:rsidRPr="00000000" w14:paraId="00000017">
      <w:pPr>
        <w:spacing w:after="0" w:line="276" w:lineRule="auto"/>
        <w:jc w:val="both"/>
        <w:rPr>
          <w:sz w:val="24"/>
          <w:szCs w:val="24"/>
        </w:rPr>
      </w:pPr>
      <w:hyperlink r:id="rId14">
        <w:sdt>
          <w:sdtPr>
            <w:tag w:val="goog_rdk_37"/>
          </w:sdtPr>
          <w:sdtContent>
            <w:r w:rsidDel="00000000" w:rsidR="00000000" w:rsidRPr="00000000">
              <w:rPr>
                <w:color w:val="0563c1"/>
                <w:sz w:val="24"/>
                <w:szCs w:val="24"/>
                <w:highlight w:val="lightGray"/>
                <w:u w:val="single"/>
                <w:rtl w:val="0"/>
                <w:rPrChange w:author="FRANCISCO BERNETE GARCIA" w:id="23" w:date="2023-03-08T12:17:00Z">
                  <w:rPr>
                    <w:sz w:val="24"/>
                    <w:szCs w:val="24"/>
                  </w:rPr>
                </w:rPrChange>
              </w:rPr>
              <w:t xml:space="preserve">http://www.ugr.es/~filosofiayterapia/MATERIALES/Baudrillard/4%20Tres%20ordenes%20de%20simulacros%20segun%20Baudrillard.pdf</w:t>
            </w:r>
          </w:sdtContent>
        </w:sdt>
      </w:hyperlink>
      <w:r w:rsidDel="00000000" w:rsidR="00000000" w:rsidRPr="00000000">
        <w:rPr>
          <w:rtl w:val="0"/>
        </w:rPr>
      </w:r>
    </w:p>
    <w:p w:rsidR="00000000" w:rsidDel="00000000" w:rsidP="00000000" w:rsidRDefault="00000000" w:rsidRPr="00000000" w14:paraId="00000018">
      <w:pPr>
        <w:spacing w:line="276" w:lineRule="auto"/>
        <w:jc w:val="both"/>
        <w:rPr>
          <w:sz w:val="24"/>
          <w:szCs w:val="24"/>
        </w:rPr>
      </w:pPr>
      <w:r w:rsidDel="00000000" w:rsidR="00000000" w:rsidRPr="00000000">
        <w:rPr>
          <w:rtl w:val="0"/>
        </w:rPr>
      </w:r>
    </w:p>
    <w:p w:rsidR="00000000" w:rsidDel="00000000" w:rsidP="00000000" w:rsidRDefault="00000000" w:rsidRPr="00000000" w14:paraId="00000019">
      <w:pPr>
        <w:spacing w:line="276" w:lineRule="auto"/>
        <w:jc w:val="both"/>
        <w:rPr>
          <w:sz w:val="24"/>
          <w:szCs w:val="24"/>
        </w:rPr>
      </w:pPr>
      <w:r w:rsidDel="00000000" w:rsidR="00000000" w:rsidRPr="00000000">
        <w:rPr>
          <w:sz w:val="24"/>
          <w:szCs w:val="24"/>
          <w:rtl w:val="0"/>
        </w:rPr>
        <w:t xml:space="preserve">Según Baudrillard (2009:</w:t>
      </w:r>
      <w:sdt>
        <w:sdtPr>
          <w:tag w:val="goog_rdk_38"/>
        </w:sdtPr>
        <w:sdtContent>
          <w:ins w:author="FRANCISCO BERNETE GARCIA" w:id="24" w:date="2023-03-08T12:18:00Z">
            <w:r w:rsidDel="00000000" w:rsidR="00000000" w:rsidRPr="00000000">
              <w:rPr>
                <w:sz w:val="24"/>
                <w:szCs w:val="24"/>
                <w:rtl w:val="0"/>
              </w:rPr>
              <w:t xml:space="preserve"> </w:t>
            </w:r>
          </w:ins>
        </w:sdtContent>
      </w:sdt>
      <w:r w:rsidDel="00000000" w:rsidR="00000000" w:rsidRPr="00000000">
        <w:rPr>
          <w:sz w:val="24"/>
          <w:szCs w:val="24"/>
          <w:rtl w:val="0"/>
        </w:rPr>
        <w:t xml:space="preserve">72-77): Los medios de comunicación son los principales responsables de la construcción de los imaginarios sociales, ya que a través de ellos se producen y difunden constantemente imágenes y símbolos que configuran nuestra percepción de la realidad. </w:t>
      </w:r>
    </w:p>
    <w:sdt>
      <w:sdtPr>
        <w:tag w:val="goog_rdk_40"/>
      </w:sdtPr>
      <w:sdtContent>
        <w:p w:rsidR="00000000" w:rsidDel="00000000" w:rsidP="00000000" w:rsidRDefault="00000000" w:rsidRPr="00000000" w14:paraId="0000001A">
          <w:pPr>
            <w:spacing w:after="0" w:line="276" w:lineRule="auto"/>
            <w:jc w:val="both"/>
            <w:rPr>
              <w:sz w:val="24"/>
              <w:szCs w:val="24"/>
              <w:highlight w:val="lightGray"/>
              <w:rPrChange w:author="FRANCISCO BERNETE GARCIA" w:id="25" w:date="2023-03-08T12:18:00Z">
                <w:rPr>
                  <w:sz w:val="24"/>
                  <w:szCs w:val="24"/>
                </w:rPr>
              </w:rPrChange>
            </w:rPr>
          </w:pPr>
          <w:bookmarkStart w:colFirst="0" w:colLast="0" w:name="_heading=h.30j0zll" w:id="1"/>
          <w:bookmarkEnd w:id="1"/>
          <w:sdt>
            <w:sdtPr>
              <w:tag w:val="goog_rdk_39"/>
            </w:sdtPr>
            <w:sdtContent>
              <w:r w:rsidDel="00000000" w:rsidR="00000000" w:rsidRPr="00000000">
                <w:rPr>
                  <w:sz w:val="24"/>
                  <w:szCs w:val="24"/>
                  <w:highlight w:val="lightGray"/>
                  <w:rtl w:val="0"/>
                  <w:rPrChange w:author="FRANCISCO BERNETE GARCIA" w:id="25" w:date="2023-03-08T12:18:00Z">
                    <w:rPr>
                      <w:sz w:val="24"/>
                      <w:szCs w:val="24"/>
                    </w:rPr>
                  </w:rPrChange>
                </w:rPr>
                <w:t xml:space="preserve">Baudrillard, J. (2009 de la traducción: Alcira Bixio, 2007): La sociedad del consumo. Siglo XXI de España Editores, S. A. España.Pag.72-77. Disponible en:</w:t>
              </w:r>
            </w:sdtContent>
          </w:sdt>
        </w:p>
      </w:sdtContent>
    </w:sdt>
    <w:p w:rsidR="00000000" w:rsidDel="00000000" w:rsidP="00000000" w:rsidRDefault="00000000" w:rsidRPr="00000000" w14:paraId="0000001B">
      <w:pPr>
        <w:spacing w:after="0" w:line="276" w:lineRule="auto"/>
        <w:jc w:val="both"/>
        <w:rPr>
          <w:sz w:val="24"/>
          <w:szCs w:val="24"/>
        </w:rPr>
      </w:pPr>
      <w:hyperlink r:id="rId15">
        <w:sdt>
          <w:sdtPr>
            <w:tag w:val="goog_rdk_41"/>
          </w:sdtPr>
          <w:sdtContent>
            <w:r w:rsidDel="00000000" w:rsidR="00000000" w:rsidRPr="00000000">
              <w:rPr>
                <w:color w:val="0563c1"/>
                <w:sz w:val="24"/>
                <w:szCs w:val="24"/>
                <w:highlight w:val="lightGray"/>
                <w:u w:val="single"/>
                <w:rtl w:val="0"/>
                <w:rPrChange w:author="FRANCISCO BERNETE GARCIA" w:id="26" w:date="2023-03-08T12:18:00Z">
                  <w:rPr>
                    <w:sz w:val="24"/>
                    <w:szCs w:val="24"/>
                  </w:rPr>
                </w:rPrChange>
              </w:rPr>
              <w:t xml:space="preserve">https://ganexa.edu.pa/wp-content/uploads/2014/11/ARTGBaudrillardJeanLaSociedadDeConsumoSusMitosSusEstructuras.pdf</w:t>
            </w:r>
          </w:sdtContent>
        </w:sdt>
      </w:hyperlink>
      <w:r w:rsidDel="00000000" w:rsidR="00000000" w:rsidRPr="00000000">
        <w:rPr>
          <w:rtl w:val="0"/>
        </w:rPr>
      </w:r>
    </w:p>
    <w:p w:rsidR="00000000" w:rsidDel="00000000" w:rsidP="00000000" w:rsidRDefault="00000000" w:rsidRPr="00000000" w14:paraId="0000001C">
      <w:pPr>
        <w:spacing w:after="0" w:line="276" w:lineRule="auto"/>
        <w:jc w:val="both"/>
        <w:rPr>
          <w:sz w:val="24"/>
          <w:szCs w:val="24"/>
        </w:rPr>
      </w:pPr>
      <w:sdt>
        <w:sdtPr>
          <w:tag w:val="goog_rdk_43"/>
        </w:sdtPr>
        <w:sdtContent>
          <w:ins w:author="FRANCISCO BERNETE GARCIA" w:id="27" w:date="2023-03-09T19:57:00Z">
            <w:r w:rsidDel="00000000" w:rsidR="00000000" w:rsidRPr="00000000">
              <w:rPr>
                <w:sz w:val="24"/>
                <w:szCs w:val="24"/>
                <w:rtl w:val="0"/>
              </w:rPr>
              <w:t xml:space="preserve">C</w:t>
            </w:r>
          </w:ins>
        </w:sdtContent>
      </w:sdt>
      <w:sdt>
        <w:sdtPr>
          <w:tag w:val="goog_rdk_44"/>
        </w:sdtPr>
        <w:sdtContent>
          <w:del w:author="FRANCISCO BERNETE GARCIA" w:id="27" w:date="2023-03-09T19:57:00Z">
            <w:r w:rsidDel="00000000" w:rsidR="00000000" w:rsidRPr="00000000">
              <w:rPr>
                <w:sz w:val="24"/>
                <w:szCs w:val="24"/>
                <w:rtl w:val="0"/>
              </w:rPr>
              <w:delText xml:space="preserve">c</w:delText>
            </w:r>
          </w:del>
        </w:sdtContent>
      </w:sdt>
      <w:r w:rsidDel="00000000" w:rsidR="00000000" w:rsidRPr="00000000">
        <w:rPr>
          <w:sz w:val="24"/>
          <w:szCs w:val="24"/>
          <w:rtl w:val="0"/>
        </w:rPr>
        <w:t xml:space="preserve">. </w:t>
      </w:r>
      <w:sdt>
        <w:sdtPr>
          <w:tag w:val="goog_rdk_45"/>
        </w:sdtPr>
        <w:sdtContent>
          <w:del w:author="FRANCISCO BERNETE GARCIA" w:id="28" w:date="2023-03-08T12:18:00Z">
            <w:r w:rsidDel="00000000" w:rsidR="00000000" w:rsidRPr="00000000">
              <w:rPr>
                <w:sz w:val="24"/>
                <w:szCs w:val="24"/>
                <w:rtl w:val="0"/>
              </w:rPr>
              <w:delText xml:space="preserve">Según </w:delText>
            </w:r>
          </w:del>
        </w:sdtContent>
      </w:sdt>
      <w:r w:rsidDel="00000000" w:rsidR="00000000" w:rsidRPr="00000000">
        <w:rPr>
          <w:sz w:val="24"/>
          <w:szCs w:val="24"/>
          <w:rtl w:val="0"/>
        </w:rPr>
        <w:t xml:space="preserve">Taylor (</w:t>
      </w:r>
      <w:sdt>
        <w:sdtPr>
          <w:tag w:val="goog_rdk_46"/>
        </w:sdtPr>
        <w:sdtContent>
          <w:commentRangeStart w:id="0"/>
        </w:sdtContent>
      </w:sdt>
      <w:r w:rsidDel="00000000" w:rsidR="00000000" w:rsidRPr="00000000">
        <w:rPr>
          <w:sz w:val="24"/>
          <w:szCs w:val="24"/>
          <w:rtl w:val="0"/>
        </w:rPr>
        <w:t xml:space="preserve">200</w:t>
      </w:r>
      <w:sdt>
        <w:sdtPr>
          <w:tag w:val="goog_rdk_47"/>
        </w:sdtPr>
        <w:sdtContent>
          <w:ins w:author="FRANCISCO BERNETE GARCIA" w:id="29" w:date="2023-03-08T12:20:00Z">
            <w:r w:rsidDel="00000000" w:rsidR="00000000" w:rsidRPr="00000000">
              <w:rPr>
                <w:sz w:val="24"/>
                <w:szCs w:val="24"/>
                <w:rtl w:val="0"/>
              </w:rPr>
              <w:t xml:space="preserve">4</w:t>
            </w:r>
          </w:ins>
        </w:sdtContent>
      </w:sdt>
      <w:sdt>
        <w:sdtPr>
          <w:tag w:val="goog_rdk_48"/>
        </w:sdtPr>
        <w:sdtContent>
          <w:del w:author="FRANCISCO BERNETE GARCIA" w:id="29" w:date="2023-03-08T12:20:00Z">
            <w:commentRangeEnd w:id="0"/>
            <w:r w:rsidDel="00000000" w:rsidR="00000000" w:rsidRPr="00000000">
              <w:commentReference w:id="0"/>
            </w:r>
            <w:r w:rsidDel="00000000" w:rsidR="00000000" w:rsidRPr="00000000">
              <w:rPr>
                <w:sz w:val="24"/>
                <w:szCs w:val="24"/>
                <w:rtl w:val="0"/>
              </w:rPr>
              <w:delText xml:space="preserve">4</w:delText>
            </w:r>
          </w:del>
        </w:sdtContent>
      </w:sdt>
      <w:r w:rsidDel="00000000" w:rsidR="00000000" w:rsidRPr="00000000">
        <w:rPr>
          <w:sz w:val="24"/>
          <w:szCs w:val="24"/>
          <w:rtl w:val="0"/>
        </w:rPr>
        <w:t xml:space="preserve">)</w:t>
      </w:r>
      <w:sdt>
        <w:sdtPr>
          <w:tag w:val="goog_rdk_49"/>
        </w:sdtPr>
        <w:sdtContent>
          <w:del w:author="FRANCISCO BERNETE GARCIA" w:id="30" w:date="2023-03-08T12:18:00Z">
            <w:r w:rsidDel="00000000" w:rsidR="00000000" w:rsidRPr="00000000">
              <w:rPr>
                <w:sz w:val="24"/>
                <w:szCs w:val="24"/>
                <w:rtl w:val="0"/>
              </w:rPr>
              <w:delText xml:space="preserve">:</w:delText>
            </w:r>
          </w:del>
        </w:sdtContent>
      </w:sdt>
      <w:r w:rsidDel="00000000" w:rsidR="00000000" w:rsidRPr="00000000">
        <w:rPr>
          <w:sz w:val="24"/>
          <w:szCs w:val="24"/>
          <w:rtl w:val="0"/>
        </w:rPr>
        <w:t xml:space="preserve"> </w:t>
      </w:r>
      <w:sdt>
        <w:sdtPr>
          <w:tag w:val="goog_rdk_50"/>
        </w:sdtPr>
        <w:sdtContent>
          <w:del w:author="FRANCISCO BERNETE GARCIA" w:id="31" w:date="2023-03-08T12:18:00Z">
            <w:r w:rsidDel="00000000" w:rsidR="00000000" w:rsidRPr="00000000">
              <w:rPr>
                <w:sz w:val="24"/>
                <w:szCs w:val="24"/>
                <w:rtl w:val="0"/>
              </w:rPr>
              <w:delText xml:space="preserve"> </w:delText>
            </w:r>
          </w:del>
        </w:sdtContent>
      </w:sdt>
      <w:sdt>
        <w:sdtPr>
          <w:tag w:val="goog_rdk_51"/>
        </w:sdtPr>
        <w:sdtContent>
          <w:ins w:author="FRANCISCO BERNETE GARCIA" w:id="31" w:date="2023-03-08T12:18:00Z">
            <w:r w:rsidDel="00000000" w:rsidR="00000000" w:rsidRPr="00000000">
              <w:rPr>
                <w:sz w:val="24"/>
                <w:szCs w:val="24"/>
                <w:rtl w:val="0"/>
              </w:rPr>
              <w:t xml:space="preserve">s</w:t>
            </w:r>
          </w:ins>
        </w:sdtContent>
      </w:sdt>
      <w:sdt>
        <w:sdtPr>
          <w:tag w:val="goog_rdk_52"/>
        </w:sdtPr>
        <w:sdtContent>
          <w:del w:author="FRANCISCO BERNETE GARCIA" w:id="32" w:date="2023-03-08T12:18:00Z">
            <w:r w:rsidDel="00000000" w:rsidR="00000000" w:rsidRPr="00000000">
              <w:rPr>
                <w:sz w:val="24"/>
                <w:szCs w:val="24"/>
                <w:rtl w:val="0"/>
              </w:rPr>
              <w:delText xml:space="preserve">S</w:delText>
            </w:r>
          </w:del>
        </w:sdtContent>
      </w:sdt>
      <w:r w:rsidDel="00000000" w:rsidR="00000000" w:rsidRPr="00000000">
        <w:rPr>
          <w:sz w:val="24"/>
          <w:szCs w:val="24"/>
          <w:rtl w:val="0"/>
        </w:rPr>
        <w:t xml:space="preserve">ostiene que los imaginarios sociales son formas de entender la realidad y de dotarla de sentido. Son creados y mantenidos por la sociedad y pueden ser objeto de cambio y transformación. Las formas de existencia del imaginario social moderno, como señala Taylor, se sostienen en tres componentes: la economía de mercado, la esfera pública y la soberanía popular. Taylor agrega, además, el orden normativo que permite estructurar el reconocimiento de la tradición grociana-lockeana.</w:t>
      </w:r>
    </w:p>
    <w:p w:rsidR="00000000" w:rsidDel="00000000" w:rsidP="00000000" w:rsidRDefault="00000000" w:rsidRPr="00000000" w14:paraId="0000001D">
      <w:pPr>
        <w:spacing w:after="0" w:line="276" w:lineRule="auto"/>
        <w:jc w:val="both"/>
        <w:rPr>
          <w:sz w:val="24"/>
          <w:szCs w:val="24"/>
        </w:rPr>
      </w:pPr>
      <w:r w:rsidDel="00000000" w:rsidR="00000000" w:rsidRPr="00000000">
        <w:rPr>
          <w:sz w:val="24"/>
          <w:szCs w:val="24"/>
          <w:rtl w:val="0"/>
        </w:rPr>
        <w:t xml:space="preserve">Taylor, C. (200</w:t>
      </w:r>
      <w:sdt>
        <w:sdtPr>
          <w:tag w:val="goog_rdk_53"/>
        </w:sdtPr>
        <w:sdtContent>
          <w:ins w:author="FRANCISCO BERNETE GARCIA" w:id="33" w:date="2023-03-09T19:57:00Z">
            <w:r w:rsidDel="00000000" w:rsidR="00000000" w:rsidRPr="00000000">
              <w:rPr>
                <w:sz w:val="24"/>
                <w:szCs w:val="24"/>
                <w:rtl w:val="0"/>
              </w:rPr>
              <w:t xml:space="preserve">6a</w:t>
            </w:r>
          </w:ins>
        </w:sdtContent>
      </w:sdt>
      <w:sdt>
        <w:sdtPr>
          <w:tag w:val="goog_rdk_54"/>
        </w:sdtPr>
        <w:sdtContent>
          <w:del w:author="FRANCISCO BERNETE GARCIA" w:id="33" w:date="2023-03-09T19:57:00Z">
            <w:r w:rsidDel="00000000" w:rsidR="00000000" w:rsidRPr="00000000">
              <w:rPr>
                <w:sz w:val="24"/>
                <w:szCs w:val="24"/>
                <w:rtl w:val="0"/>
              </w:rPr>
              <w:delText xml:space="preserve">4</w:delText>
            </w:r>
          </w:del>
        </w:sdtContent>
      </w:sdt>
      <w:r w:rsidDel="00000000" w:rsidR="00000000" w:rsidRPr="00000000">
        <w:rPr>
          <w:sz w:val="24"/>
          <w:szCs w:val="24"/>
          <w:rtl w:val="0"/>
        </w:rPr>
        <w:t xml:space="preserve">): Modern social imaginaries. Duke University Press. Disponible en:</w:t>
      </w:r>
    </w:p>
    <w:p w:rsidR="00000000" w:rsidDel="00000000" w:rsidP="00000000" w:rsidRDefault="00000000" w:rsidRPr="00000000" w14:paraId="0000001E">
      <w:pPr>
        <w:spacing w:line="276" w:lineRule="auto"/>
        <w:jc w:val="both"/>
        <w:rPr>
          <w:sz w:val="24"/>
          <w:szCs w:val="24"/>
        </w:rPr>
      </w:pPr>
      <w:sdt>
        <w:sdtPr>
          <w:tag w:val="goog_rdk_55"/>
        </w:sdtPr>
        <w:sdtContent>
          <w:commentRangeStart w:id="1"/>
        </w:sdtContent>
      </w:sdt>
      <w:hyperlink r:id="rId16">
        <w:sdt>
          <w:sdtPr>
            <w:tag w:val="goog_rdk_56"/>
          </w:sdtPr>
          <w:sdtContent>
            <w:r w:rsidDel="00000000" w:rsidR="00000000" w:rsidRPr="00000000">
              <w:rPr>
                <w:color w:val="0563c1"/>
                <w:sz w:val="24"/>
                <w:szCs w:val="24"/>
                <w:u w:val="single"/>
                <w:rtl w:val="0"/>
                <w:rPrChange w:author="FRANCISCO BERNETE GARCIA" w:id="34" w:date="2023-03-09T19:43:00Z">
                  <w:rPr>
                    <w:sz w:val="24"/>
                    <w:szCs w:val="24"/>
                  </w:rPr>
                </w:rPrChange>
              </w:rPr>
              <w:t xml:space="preserve">file:///C:/Users/cpsb00usu43/Downloads/Taylor_Charles_2004_Modern_Social_Imaginaries_Durh.pdf</w:t>
            </w:r>
          </w:sdtContent>
        </w:sdt>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F">
      <w:pPr>
        <w:spacing w:after="0" w:line="276" w:lineRule="auto"/>
        <w:jc w:val="both"/>
        <w:rPr>
          <w:sz w:val="24"/>
          <w:szCs w:val="24"/>
        </w:rPr>
      </w:pPr>
      <w:r w:rsidDel="00000000" w:rsidR="00000000" w:rsidRPr="00000000">
        <w:rPr>
          <w:sz w:val="24"/>
          <w:szCs w:val="24"/>
          <w:rtl w:val="0"/>
        </w:rPr>
        <w:t xml:space="preserve">Según Taylor (1993:</w:t>
      </w:r>
      <w:sdt>
        <w:sdtPr>
          <w:tag w:val="goog_rdk_57"/>
        </w:sdtPr>
        <w:sdtContent>
          <w:ins w:author="FRANCISCO BERNETE GARCIA" w:id="35" w:date="2023-03-08T12:21:00Z">
            <w:r w:rsidDel="00000000" w:rsidR="00000000" w:rsidRPr="00000000">
              <w:rPr>
                <w:sz w:val="24"/>
                <w:szCs w:val="24"/>
                <w:rtl w:val="0"/>
              </w:rPr>
              <w:t xml:space="preserve"> </w:t>
            </w:r>
          </w:ins>
        </w:sdtContent>
      </w:sdt>
      <w:r w:rsidDel="00000000" w:rsidR="00000000" w:rsidRPr="00000000">
        <w:rPr>
          <w:sz w:val="24"/>
          <w:szCs w:val="24"/>
          <w:rtl w:val="0"/>
        </w:rPr>
        <w:t xml:space="preserve">132-135)</w:t>
      </w:r>
      <w:sdt>
        <w:sdtPr>
          <w:tag w:val="goog_rdk_58"/>
        </w:sdtPr>
        <w:sdtContent>
          <w:ins w:author="FRANCISCO BERNETE GARCIA" w:id="36" w:date="2023-03-08T12:22:00Z">
            <w:r w:rsidDel="00000000" w:rsidR="00000000" w:rsidRPr="00000000">
              <w:rPr>
                <w:sz w:val="24"/>
                <w:szCs w:val="24"/>
                <w:rtl w:val="0"/>
              </w:rPr>
              <w:t xml:space="preserve">,</w:t>
            </w:r>
          </w:ins>
        </w:sdtContent>
      </w:sdt>
      <w:r w:rsidDel="00000000" w:rsidR="00000000" w:rsidRPr="00000000">
        <w:rPr>
          <w:sz w:val="24"/>
          <w:szCs w:val="24"/>
          <w:rtl w:val="0"/>
        </w:rPr>
        <w:t xml:space="preserve"> </w:t>
      </w:r>
      <w:sdt>
        <w:sdtPr>
          <w:tag w:val="goog_rdk_59"/>
        </w:sdtPr>
        <w:sdtContent>
          <w:ins w:author="FRANCISCO BERNETE GARCIA" w:id="37" w:date="2023-03-08T12:22:00Z">
            <w:r w:rsidDel="00000000" w:rsidR="00000000" w:rsidRPr="00000000">
              <w:rPr>
                <w:sz w:val="24"/>
                <w:szCs w:val="24"/>
                <w:rtl w:val="0"/>
              </w:rPr>
              <w:t xml:space="preserve">l</w:t>
            </w:r>
          </w:ins>
        </w:sdtContent>
      </w:sdt>
      <w:sdt>
        <w:sdtPr>
          <w:tag w:val="goog_rdk_60"/>
        </w:sdtPr>
        <w:sdtContent>
          <w:del w:author="FRANCISCO BERNETE GARCIA" w:id="37" w:date="2023-03-08T12:22:00Z">
            <w:r w:rsidDel="00000000" w:rsidR="00000000" w:rsidRPr="00000000">
              <w:rPr>
                <w:sz w:val="24"/>
                <w:szCs w:val="24"/>
                <w:rtl w:val="0"/>
              </w:rPr>
              <w:delText xml:space="preserve">L</w:delText>
            </w:r>
          </w:del>
        </w:sdtContent>
      </w:sdt>
      <w:r w:rsidDel="00000000" w:rsidR="00000000" w:rsidRPr="00000000">
        <w:rPr>
          <w:sz w:val="24"/>
          <w:szCs w:val="24"/>
          <w:rtl w:val="0"/>
        </w:rPr>
        <w:t xml:space="preserve">as sociedades son responsables de construir y mantener una variedad de identidades culturales y políticas, y de reconocer la importancia de la diversidad cultural para la realización del ser humano, hay un enfoque en valorar y respetar la diversidad cultural que existe en las sociedades modernas. También implica un cambio en la forma en que se piensa acerca de la identidad, pasando de una comprensión individual y privada de la misma, a una en la que se reconoce y se valora públicamente la diversidad de las identidades culturales, presentes en una sociedad.</w:t>
      </w:r>
    </w:p>
    <w:p w:rsidR="00000000" w:rsidDel="00000000" w:rsidP="00000000" w:rsidRDefault="00000000" w:rsidRPr="00000000" w14:paraId="00000020">
      <w:pPr>
        <w:spacing w:after="0" w:line="276" w:lineRule="auto"/>
        <w:jc w:val="both"/>
        <w:rPr>
          <w:sz w:val="24"/>
          <w:szCs w:val="24"/>
        </w:rPr>
      </w:pPr>
      <w:r w:rsidDel="00000000" w:rsidR="00000000" w:rsidRPr="00000000">
        <w:rPr>
          <w:rtl w:val="0"/>
        </w:rPr>
      </w:r>
    </w:p>
    <w:sdt>
      <w:sdtPr>
        <w:tag w:val="goog_rdk_62"/>
      </w:sdtPr>
      <w:sdtContent>
        <w:p w:rsidR="00000000" w:rsidDel="00000000" w:rsidP="00000000" w:rsidRDefault="00000000" w:rsidRPr="00000000" w14:paraId="00000021">
          <w:pPr>
            <w:spacing w:after="0" w:line="276" w:lineRule="auto"/>
            <w:jc w:val="both"/>
            <w:rPr>
              <w:sz w:val="24"/>
              <w:szCs w:val="24"/>
              <w:highlight w:val="lightGray"/>
              <w:rPrChange w:author="FRANCISCO BERNETE GARCIA" w:id="38" w:date="2023-03-08T12:23:00Z">
                <w:rPr>
                  <w:sz w:val="24"/>
                  <w:szCs w:val="24"/>
                </w:rPr>
              </w:rPrChange>
            </w:rPr>
          </w:pPr>
          <w:sdt>
            <w:sdtPr>
              <w:tag w:val="goog_rdk_61"/>
            </w:sdtPr>
            <w:sdtContent>
              <w:r w:rsidDel="00000000" w:rsidR="00000000" w:rsidRPr="00000000">
                <w:rPr>
                  <w:sz w:val="24"/>
                  <w:szCs w:val="24"/>
                  <w:highlight w:val="lightGray"/>
                  <w:rtl w:val="0"/>
                  <w:rPrChange w:author="FRANCISCO BERNETE GARCIA" w:id="38" w:date="2023-03-08T12:23:00Z">
                    <w:rPr>
                      <w:sz w:val="24"/>
                      <w:szCs w:val="24"/>
                    </w:rPr>
                  </w:rPrChange>
                </w:rPr>
                <w:t xml:space="preserve">Taylor, Charles (1993). El multiculturalismo y la política del reconocimiento. México D.F.: Fondo de la Cultura Económica.  Páginas 132-135. Disponible en:</w:t>
              </w:r>
            </w:sdtContent>
          </w:sdt>
        </w:p>
      </w:sdtContent>
    </w:sdt>
    <w:p w:rsidR="00000000" w:rsidDel="00000000" w:rsidP="00000000" w:rsidRDefault="00000000" w:rsidRPr="00000000" w14:paraId="00000022">
      <w:pPr>
        <w:spacing w:after="0" w:line="276" w:lineRule="auto"/>
        <w:jc w:val="both"/>
        <w:rPr>
          <w:sz w:val="24"/>
          <w:szCs w:val="24"/>
        </w:rPr>
      </w:pPr>
      <w:hyperlink r:id="rId17">
        <w:sdt>
          <w:sdtPr>
            <w:tag w:val="goog_rdk_63"/>
          </w:sdtPr>
          <w:sdtContent>
            <w:r w:rsidDel="00000000" w:rsidR="00000000" w:rsidRPr="00000000">
              <w:rPr>
                <w:color w:val="0563c1"/>
                <w:sz w:val="24"/>
                <w:szCs w:val="24"/>
                <w:highlight w:val="lightGray"/>
                <w:u w:val="single"/>
                <w:rtl w:val="0"/>
                <w:rPrChange w:author="FRANCISCO BERNETE GARCIA" w:id="39" w:date="2023-03-08T12:23:00Z">
                  <w:rPr>
                    <w:sz w:val="24"/>
                    <w:szCs w:val="24"/>
                  </w:rPr>
                </w:rPrChange>
              </w:rPr>
              <w:t xml:space="preserve">https://seminariosocioantropologia.files.wordpress.com/2014/03/elmulticulturalismoylapoliticadelreconocimientocharlestaylor.pdf</w:t>
            </w:r>
          </w:sdtContent>
        </w:sdt>
      </w:hyperlink>
      <w:r w:rsidDel="00000000" w:rsidR="00000000" w:rsidRPr="00000000">
        <w:rPr>
          <w:rtl w:val="0"/>
        </w:rPr>
      </w:r>
    </w:p>
    <w:p w:rsidR="00000000" w:rsidDel="00000000" w:rsidP="00000000" w:rsidRDefault="00000000" w:rsidRPr="00000000" w14:paraId="00000023">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276" w:lineRule="auto"/>
        <w:jc w:val="both"/>
        <w:rPr>
          <w:sz w:val="24"/>
          <w:szCs w:val="24"/>
        </w:rPr>
      </w:pPr>
      <w:sdt>
        <w:sdtPr>
          <w:tag w:val="goog_rdk_64"/>
        </w:sdtPr>
        <w:sdtContent>
          <w:commentRangeStart w:id="2"/>
        </w:sdtContent>
      </w:sdt>
      <w:r w:rsidDel="00000000" w:rsidR="00000000" w:rsidRPr="00000000">
        <w:rPr>
          <w:sz w:val="24"/>
          <w:szCs w:val="24"/>
          <w:rtl w:val="0"/>
        </w:rPr>
        <w:t xml:space="preserve">Cárdenas </w:t>
      </w:r>
      <w:commentRangeEnd w:id="2"/>
      <w:r w:rsidDel="00000000" w:rsidR="00000000" w:rsidRPr="00000000">
        <w:commentReference w:id="2"/>
      </w:r>
      <w:r w:rsidDel="00000000" w:rsidR="00000000" w:rsidRPr="00000000">
        <w:rPr>
          <w:sz w:val="24"/>
          <w:szCs w:val="24"/>
          <w:rtl w:val="0"/>
        </w:rPr>
        <w:t xml:space="preserve">Bautista, J. A. (2017). Reconocimiento y ciudadanía: una apuesta desde el multiculturalismo de Charles Taylor. Disponible en:</w:t>
      </w:r>
    </w:p>
    <w:p w:rsidR="00000000" w:rsidDel="00000000" w:rsidP="00000000" w:rsidRDefault="00000000" w:rsidRPr="00000000" w14:paraId="00000025">
      <w:pPr>
        <w:spacing w:after="0" w:line="276" w:lineRule="auto"/>
        <w:jc w:val="both"/>
        <w:rPr>
          <w:sz w:val="24"/>
          <w:szCs w:val="24"/>
        </w:rPr>
      </w:pPr>
      <w:hyperlink r:id="rId18">
        <w:r w:rsidDel="00000000" w:rsidR="00000000" w:rsidRPr="00000000">
          <w:rPr>
            <w:color w:val="0563c1"/>
            <w:sz w:val="24"/>
            <w:szCs w:val="24"/>
            <w:u w:val="single"/>
            <w:rtl w:val="0"/>
          </w:rPr>
          <w:t xml:space="preserve">https://ciencia.lasalle.edu.co/filosofia_letras/69</w:t>
        </w:r>
      </w:hyperlink>
      <w:r w:rsidDel="00000000" w:rsidR="00000000" w:rsidRPr="00000000">
        <w:rPr>
          <w:rtl w:val="0"/>
        </w:rPr>
      </w:r>
    </w:p>
    <w:p w:rsidR="00000000" w:rsidDel="00000000" w:rsidP="00000000" w:rsidRDefault="00000000" w:rsidRPr="00000000" w14:paraId="00000026">
      <w:pPr>
        <w:spacing w:after="0" w:line="276" w:lineRule="auto"/>
        <w:jc w:val="both"/>
        <w:rPr>
          <w:sz w:val="24"/>
          <w:szCs w:val="24"/>
        </w:rPr>
      </w:pPr>
      <w:hyperlink r:id="rId19">
        <w:r w:rsidDel="00000000" w:rsidR="00000000" w:rsidRPr="00000000">
          <w:rPr>
            <w:color w:val="0563c1"/>
            <w:sz w:val="24"/>
            <w:szCs w:val="24"/>
            <w:u w:val="single"/>
            <w:rtl w:val="0"/>
          </w:rPr>
          <w:t xml:space="preserve">https://ciencia.lasalle.edu.co/cgi/viewcontent.cgi?article=1068&amp;context=filosofia_letras</w:t>
        </w:r>
      </w:hyperlink>
      <w:r w:rsidDel="00000000" w:rsidR="00000000" w:rsidRPr="00000000">
        <w:rPr>
          <w:rtl w:val="0"/>
        </w:rPr>
      </w:r>
    </w:p>
    <w:p w:rsidR="00000000" w:rsidDel="00000000" w:rsidP="00000000" w:rsidRDefault="00000000" w:rsidRPr="00000000" w14:paraId="00000027">
      <w:pPr>
        <w:spacing w:line="276" w:lineRule="auto"/>
        <w:jc w:val="both"/>
        <w:rPr>
          <w:sz w:val="24"/>
          <w:szCs w:val="24"/>
        </w:rPr>
      </w:pPr>
      <w:r w:rsidDel="00000000" w:rsidR="00000000" w:rsidRPr="00000000">
        <w:rPr>
          <w:rtl w:val="0"/>
        </w:rPr>
      </w:r>
    </w:p>
    <w:p w:rsidR="00000000" w:rsidDel="00000000" w:rsidP="00000000" w:rsidRDefault="00000000" w:rsidRPr="00000000" w14:paraId="00000028">
      <w:pPr>
        <w:spacing w:line="276" w:lineRule="auto"/>
        <w:jc w:val="both"/>
        <w:rPr>
          <w:sz w:val="24"/>
          <w:szCs w:val="24"/>
        </w:rPr>
      </w:pPr>
      <w:r w:rsidDel="00000000" w:rsidR="00000000" w:rsidRPr="00000000">
        <w:rPr>
          <w:sz w:val="24"/>
          <w:szCs w:val="24"/>
          <w:rtl w:val="0"/>
        </w:rPr>
        <w:t xml:space="preserve">d.-Eduardo Colombo</w:t>
      </w:r>
      <w:sdt>
        <w:sdtPr>
          <w:tag w:val="goog_rdk_65"/>
        </w:sdtPr>
        <w:sdtContent>
          <w:ins w:author="FRANCISCO BERNETE GARCIA" w:id="40" w:date="2023-03-08T12:27:00Z">
            <w:r w:rsidDel="00000000" w:rsidR="00000000" w:rsidRPr="00000000">
              <w:rPr>
                <w:sz w:val="24"/>
                <w:szCs w:val="24"/>
                <w:rtl w:val="0"/>
              </w:rPr>
              <w:t xml:space="preserve"> (1993: 12) afirma que</w:t>
            </w:r>
          </w:ins>
        </w:sdtContent>
      </w:sdt>
      <w:sdt>
        <w:sdtPr>
          <w:tag w:val="goog_rdk_66"/>
        </w:sdtPr>
        <w:sdtContent>
          <w:del w:author="FRANCISCO BERNETE GARCIA" w:id="40" w:date="2023-03-08T12:27:00Z">
            <w:r w:rsidDel="00000000" w:rsidR="00000000" w:rsidRPr="00000000">
              <w:rPr>
                <w:sz w:val="24"/>
                <w:szCs w:val="24"/>
                <w:rtl w:val="0"/>
              </w:rPr>
              <w:delText xml:space="preserve">:</w:delText>
            </w:r>
          </w:del>
        </w:sdtContent>
      </w:sdt>
      <w:r w:rsidDel="00000000" w:rsidR="00000000" w:rsidRPr="00000000">
        <w:rPr>
          <w:sz w:val="24"/>
          <w:szCs w:val="24"/>
          <w:rtl w:val="0"/>
        </w:rPr>
        <w:t xml:space="preserve"> “La negación de cualquier </w:t>
      </w:r>
      <w:sdt>
        <w:sdtPr>
          <w:tag w:val="goog_rdk_67"/>
        </w:sdtPr>
        <w:sdtContent>
          <w:commentRangeStart w:id="3"/>
        </w:sdtContent>
      </w:sdt>
      <w:r w:rsidDel="00000000" w:rsidR="00000000" w:rsidRPr="00000000">
        <w:rPr>
          <w:sz w:val="24"/>
          <w:szCs w:val="24"/>
          <w:rtl w:val="0"/>
        </w:rPr>
        <w:t xml:space="preserve">heteromía </w:t>
      </w:r>
      <w:commentRangeEnd w:id="3"/>
      <w:r w:rsidDel="00000000" w:rsidR="00000000" w:rsidRPr="00000000">
        <w:commentReference w:id="3"/>
      </w:r>
      <w:r w:rsidDel="00000000" w:rsidR="00000000" w:rsidRPr="00000000">
        <w:rPr>
          <w:sz w:val="24"/>
          <w:szCs w:val="24"/>
          <w:rtl w:val="0"/>
        </w:rPr>
        <w:t xml:space="preserve">de lo social, lo que significa en términos positivos la reapropiación colectiva del principio instituyente, de la capacidad propia al mundo humano del autoinstituirse en permanencia.”. </w:t>
      </w:r>
    </w:p>
    <w:p w:rsidR="00000000" w:rsidDel="00000000" w:rsidP="00000000" w:rsidRDefault="00000000" w:rsidRPr="00000000" w14:paraId="00000029">
      <w:pPr>
        <w:spacing w:line="276" w:lineRule="auto"/>
        <w:jc w:val="both"/>
        <w:rPr>
          <w:sz w:val="24"/>
          <w:szCs w:val="24"/>
        </w:rPr>
      </w:pPr>
      <w:bookmarkStart w:colFirst="0" w:colLast="0" w:name="_heading=h.1fob9te" w:id="2"/>
      <w:bookmarkEnd w:id="2"/>
      <w:sdt>
        <w:sdtPr>
          <w:tag w:val="goog_rdk_68"/>
        </w:sdtPr>
        <w:sdtContent>
          <w:r w:rsidDel="00000000" w:rsidR="00000000" w:rsidRPr="00000000">
            <w:rPr>
              <w:sz w:val="24"/>
              <w:szCs w:val="24"/>
              <w:highlight w:val="lightGray"/>
              <w:rtl w:val="0"/>
              <w:rPrChange w:author="FRANCISCO BERNETE GARCIA" w:id="41" w:date="2023-03-08T12:27:00Z">
                <w:rPr>
                  <w:sz w:val="24"/>
                  <w:szCs w:val="24"/>
                </w:rPr>
              </w:rPrChange>
            </w:rPr>
            <w:t xml:space="preserve">Colombo Eduardo (traducción de Bernard Wiegel 1993 (1989): El imaginario social. Castoriadis, C., Ansart, P., Pessin, A., &amp; Bertolo, E.  Editorial Nordan-Comunidad. Montevideo-Uruguay. Página 12</w:t>
          </w:r>
        </w:sdtContent>
      </w:sdt>
      <w:r w:rsidDel="00000000" w:rsidR="00000000" w:rsidRPr="00000000">
        <w:rPr>
          <w:rtl w:val="0"/>
        </w:rPr>
      </w:r>
    </w:p>
    <w:p w:rsidR="00000000" w:rsidDel="00000000" w:rsidP="00000000" w:rsidRDefault="00000000" w:rsidRPr="00000000" w14:paraId="0000002A">
      <w:pPr>
        <w:rPr>
          <w:b w:val="1"/>
          <w:color w:val="ff0000"/>
          <w:sz w:val="28"/>
          <w:szCs w:val="28"/>
        </w:rPr>
      </w:pPr>
      <w:r w:rsidDel="00000000" w:rsidR="00000000" w:rsidRPr="00000000">
        <w:rPr>
          <w:b w:val="1"/>
          <w:color w:val="ff0000"/>
          <w:sz w:val="28"/>
          <w:szCs w:val="28"/>
          <w:rtl w:val="0"/>
        </w:rPr>
        <w:t xml:space="preserve">3) ¿CÓMO SE CONSTRUYEN LOS IMAGINARIOS SOCIALES?</w:t>
      </w:r>
    </w:p>
    <w:p w:rsidR="00000000" w:rsidDel="00000000" w:rsidP="00000000" w:rsidRDefault="00000000" w:rsidRPr="00000000" w14:paraId="0000002B">
      <w:pPr>
        <w:spacing w:line="276" w:lineRule="auto"/>
        <w:jc w:val="both"/>
        <w:rPr>
          <w:sz w:val="24"/>
          <w:szCs w:val="24"/>
        </w:rPr>
      </w:pPr>
      <w:r w:rsidDel="00000000" w:rsidR="00000000" w:rsidRPr="00000000">
        <w:rPr>
          <w:sz w:val="24"/>
          <w:szCs w:val="24"/>
          <w:rtl w:val="0"/>
        </w:rPr>
        <w:t xml:space="preserve">a. Según Castoriadis (2007: 3-6), los imaginarios sociales se construyen a través de la actividad creadora y la institución de una sociedad,</w:t>
      </w:r>
      <w:r w:rsidDel="00000000" w:rsidR="00000000" w:rsidRPr="00000000">
        <w:rPr>
          <w:rtl w:val="0"/>
        </w:rPr>
        <w:t xml:space="preserve"> </w:t>
      </w:r>
      <w:r w:rsidDel="00000000" w:rsidR="00000000" w:rsidRPr="00000000">
        <w:rPr>
          <w:sz w:val="24"/>
          <w:szCs w:val="24"/>
          <w:rtl w:val="0"/>
        </w:rPr>
        <w:t xml:space="preserve">sugiere que nuestra comprensión del mundo y de nosotros mismos está en constante cambio y evolución a través de la creación de nuevas formas e imágenes y que nuestra comprensión de la realidad y de la racionalidad son construcciones que surgen a partir de este proceso creativo. Considera</w:t>
      </w:r>
      <w:r w:rsidDel="00000000" w:rsidR="00000000" w:rsidRPr="00000000">
        <w:rPr>
          <w:rtl w:val="0"/>
        </w:rPr>
        <w:t xml:space="preserve"> </w:t>
      </w:r>
      <w:r w:rsidDel="00000000" w:rsidR="00000000" w:rsidRPr="00000000">
        <w:rPr>
          <w:sz w:val="24"/>
          <w:szCs w:val="24"/>
          <w:rtl w:val="0"/>
        </w:rPr>
        <w:t xml:space="preserve">la idea de que la creación de formas, imágenes y figuras es una actividad constante e indeterminada que ocurre tanto en el ámbito histórico-social como en el psicológico</w:t>
      </w:r>
    </w:p>
    <w:sdt>
      <w:sdtPr>
        <w:tag w:val="goog_rdk_70"/>
      </w:sdtPr>
      <w:sdtContent>
        <w:p w:rsidR="00000000" w:rsidDel="00000000" w:rsidP="00000000" w:rsidRDefault="00000000" w:rsidRPr="00000000" w14:paraId="0000002C">
          <w:pPr>
            <w:spacing w:after="0" w:line="276" w:lineRule="auto"/>
            <w:jc w:val="both"/>
            <w:rPr>
              <w:sz w:val="24"/>
              <w:szCs w:val="24"/>
              <w:highlight w:val="lightGray"/>
              <w:rPrChange w:author="FRANCISCO BERNETE GARCIA" w:id="42" w:date="2023-03-08T12:28:00Z">
                <w:rPr>
                  <w:sz w:val="24"/>
                  <w:szCs w:val="24"/>
                </w:rPr>
              </w:rPrChange>
            </w:rPr>
          </w:pPr>
          <w:sdt>
            <w:sdtPr>
              <w:tag w:val="goog_rdk_69"/>
            </w:sdtPr>
            <w:sdtContent>
              <w:r w:rsidDel="00000000" w:rsidR="00000000" w:rsidRPr="00000000">
                <w:rPr>
                  <w:sz w:val="24"/>
                  <w:szCs w:val="24"/>
                  <w:highlight w:val="lightGray"/>
                  <w:rtl w:val="0"/>
                  <w:rPrChange w:author="FRANCISCO BERNETE GARCIA" w:id="42" w:date="2023-03-08T12:28:00Z">
                    <w:rPr>
                      <w:sz w:val="24"/>
                      <w:szCs w:val="24"/>
                    </w:rPr>
                  </w:rPrChange>
                </w:rPr>
                <w:t xml:space="preserve">Castoriadis, C. (2007): La institución imaginaria de la sociedad. Tusquets Editores. Barcelona. España.  Páginas 3-6. Disponible en:</w:t>
              </w:r>
            </w:sdtContent>
          </w:sdt>
        </w:p>
      </w:sdtContent>
    </w:sdt>
    <w:p w:rsidR="00000000" w:rsidDel="00000000" w:rsidP="00000000" w:rsidRDefault="00000000" w:rsidRPr="00000000" w14:paraId="0000002D">
      <w:pPr>
        <w:spacing w:after="0" w:line="276" w:lineRule="auto"/>
        <w:jc w:val="both"/>
        <w:rPr>
          <w:sz w:val="24"/>
          <w:szCs w:val="24"/>
        </w:rPr>
      </w:pPr>
      <w:hyperlink r:id="rId20">
        <w:sdt>
          <w:sdtPr>
            <w:tag w:val="goog_rdk_71"/>
          </w:sdtPr>
          <w:sdtContent>
            <w:r w:rsidDel="00000000" w:rsidR="00000000" w:rsidRPr="00000000">
              <w:rPr>
                <w:color w:val="0563c1"/>
                <w:sz w:val="24"/>
                <w:szCs w:val="24"/>
                <w:highlight w:val="lightGray"/>
                <w:u w:val="single"/>
                <w:rtl w:val="0"/>
                <w:rPrChange w:author="FRANCISCO BERNETE GARCIA" w:id="43" w:date="2023-03-08T12:28:00Z">
                  <w:rPr>
                    <w:sz w:val="24"/>
                    <w:szCs w:val="24"/>
                  </w:rPr>
                </w:rPrChange>
              </w:rPr>
              <w:t xml:space="preserve">https://revolucioncantonaldotnet.files.wordpress.com/2019/01/kupdf.com_la-institucioacuten-imaginaria-de-la-sociedad-cornelius-castoriadis.pdf</w:t>
            </w:r>
          </w:sdtContent>
        </w:sdt>
      </w:hyperlink>
      <w:r w:rsidDel="00000000" w:rsidR="00000000" w:rsidRPr="00000000">
        <w:rPr>
          <w:rtl w:val="0"/>
        </w:rPr>
      </w:r>
    </w:p>
    <w:p w:rsidR="00000000" w:rsidDel="00000000" w:rsidP="00000000" w:rsidRDefault="00000000" w:rsidRPr="00000000" w14:paraId="0000002E">
      <w:pPr>
        <w:spacing w:line="276" w:lineRule="auto"/>
        <w:jc w:val="both"/>
        <w:rPr>
          <w:sz w:val="24"/>
          <w:szCs w:val="24"/>
        </w:rPr>
      </w:pPr>
      <w:r w:rsidDel="00000000" w:rsidR="00000000" w:rsidRPr="00000000">
        <w:rPr>
          <w:sz w:val="24"/>
          <w:szCs w:val="24"/>
          <w:rtl w:val="0"/>
        </w:rPr>
        <w:t xml:space="preserve">b. Según Charles Taylor (</w:t>
      </w:r>
      <w:sdt>
        <w:sdtPr>
          <w:tag w:val="goog_rdk_72"/>
        </w:sdtPr>
        <w:sdtContent>
          <w:commentRangeStart w:id="4"/>
        </w:sdtContent>
      </w:sdt>
      <w:r w:rsidDel="00000000" w:rsidR="00000000" w:rsidRPr="00000000">
        <w:rPr>
          <w:sz w:val="24"/>
          <w:szCs w:val="24"/>
          <w:rtl w:val="0"/>
        </w:rPr>
        <w:t xml:space="preserve">200</w:t>
      </w:r>
      <w:sdt>
        <w:sdtPr>
          <w:tag w:val="goog_rdk_73"/>
        </w:sdtPr>
        <w:sdtContent>
          <w:ins w:author="FRANCISCO BERNETE GARCIA" w:id="44" w:date="2023-03-09T20:02:00Z">
            <w:r w:rsidDel="00000000" w:rsidR="00000000" w:rsidRPr="00000000">
              <w:rPr>
                <w:sz w:val="24"/>
                <w:szCs w:val="24"/>
                <w:rtl w:val="0"/>
              </w:rPr>
              <w:t xml:space="preserve">6a</w:t>
            </w:r>
          </w:ins>
        </w:sdtContent>
      </w:sdt>
      <w:sdt>
        <w:sdtPr>
          <w:tag w:val="goog_rdk_74"/>
        </w:sdtPr>
        <w:sdtContent>
          <w:del w:author="FRANCISCO BERNETE GARCIA" w:id="44" w:date="2023-03-09T20:02:00Z">
            <w:r w:rsidDel="00000000" w:rsidR="00000000" w:rsidRPr="00000000">
              <w:rPr>
                <w:sz w:val="24"/>
                <w:szCs w:val="24"/>
                <w:rtl w:val="0"/>
              </w:rPr>
              <w:delText xml:space="preserve">4</w:delText>
            </w:r>
          </w:del>
        </w:sdtContent>
      </w:sdt>
      <w:commentRangeEnd w:id="4"/>
      <w:r w:rsidDel="00000000" w:rsidR="00000000" w:rsidRPr="00000000">
        <w:commentReference w:id="4"/>
      </w:r>
      <w:r w:rsidDel="00000000" w:rsidR="00000000" w:rsidRPr="00000000">
        <w:rPr>
          <w:sz w:val="24"/>
          <w:szCs w:val="24"/>
          <w:rtl w:val="0"/>
        </w:rPr>
        <w:t xml:space="preserve">), los imaginarios sociales se construyen a través de las prácticas y la comunicación en una sociedad, en la que se establecen una serie de valores, creencias y significados compartidos que configuran la identidad colectiva.</w:t>
      </w:r>
    </w:p>
    <w:sdt>
      <w:sdtPr>
        <w:tag w:val="goog_rdk_76"/>
      </w:sdtPr>
      <w:sdtContent>
        <w:p w:rsidR="00000000" w:rsidDel="00000000" w:rsidP="00000000" w:rsidRDefault="00000000" w:rsidRPr="00000000" w14:paraId="0000002F">
          <w:pPr>
            <w:spacing w:after="0" w:line="276" w:lineRule="auto"/>
            <w:jc w:val="both"/>
            <w:rPr>
              <w:sz w:val="24"/>
              <w:szCs w:val="24"/>
              <w:highlight w:val="lightGray"/>
              <w:rPrChange w:author="FRANCISCO BERNETE GARCIA" w:id="45" w:date="2023-03-09T20:02:00Z">
                <w:rPr>
                  <w:sz w:val="24"/>
                  <w:szCs w:val="24"/>
                </w:rPr>
              </w:rPrChange>
            </w:rPr>
          </w:pPr>
          <w:sdt>
            <w:sdtPr>
              <w:tag w:val="goog_rdk_75"/>
            </w:sdtPr>
            <w:sdtContent>
              <w:r w:rsidDel="00000000" w:rsidR="00000000" w:rsidRPr="00000000">
                <w:rPr>
                  <w:sz w:val="24"/>
                  <w:szCs w:val="24"/>
                  <w:highlight w:val="lightGray"/>
                  <w:rtl w:val="0"/>
                  <w:rPrChange w:author="FRANCISCO BERNETE GARCIA" w:id="45" w:date="2023-03-09T20:02:00Z">
                    <w:rPr>
                      <w:sz w:val="24"/>
                      <w:szCs w:val="24"/>
                    </w:rPr>
                  </w:rPrChange>
                </w:rPr>
                <w:t xml:space="preserve">Taylor, C. (2004): Modern social imaginaries. Duke University Press. Disponible en:</w:t>
              </w:r>
            </w:sdtContent>
          </w:sdt>
        </w:p>
      </w:sdtContent>
    </w:sdt>
    <w:p w:rsidR="00000000" w:rsidDel="00000000" w:rsidP="00000000" w:rsidRDefault="00000000" w:rsidRPr="00000000" w14:paraId="00000030">
      <w:pPr>
        <w:spacing w:after="0" w:line="276" w:lineRule="auto"/>
        <w:jc w:val="both"/>
        <w:rPr>
          <w:sz w:val="24"/>
          <w:szCs w:val="24"/>
        </w:rPr>
      </w:pPr>
      <w:sdt>
        <w:sdtPr>
          <w:tag w:val="goog_rdk_77"/>
        </w:sdtPr>
        <w:sdtContent>
          <w:commentRangeStart w:id="5"/>
        </w:sdtContent>
      </w:sdt>
      <w:hyperlink r:id="rId21">
        <w:sdt>
          <w:sdtPr>
            <w:tag w:val="goog_rdk_78"/>
          </w:sdtPr>
          <w:sdtContent>
            <w:r w:rsidDel="00000000" w:rsidR="00000000" w:rsidRPr="00000000">
              <w:rPr>
                <w:color w:val="0563c1"/>
                <w:sz w:val="24"/>
                <w:szCs w:val="24"/>
                <w:highlight w:val="lightGray"/>
                <w:u w:val="single"/>
                <w:rtl w:val="0"/>
                <w:rPrChange w:author="FRANCISCO BERNETE GARCIA" w:id="46" w:date="2023-03-09T20:02:00Z">
                  <w:rPr>
                    <w:sz w:val="24"/>
                    <w:szCs w:val="24"/>
                  </w:rPr>
                </w:rPrChange>
              </w:rPr>
              <w:t xml:space="preserve">file:///C:/Users/cpsb00usu43/Downloads/Taylor_Charles_2004_Modern_Social_Imaginaries_Durh.pdf</w:t>
            </w:r>
          </w:sdtContent>
        </w:sdt>
      </w:hyperlink>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1">
      <w:pPr>
        <w:spacing w:line="276" w:lineRule="auto"/>
        <w:jc w:val="both"/>
        <w:rPr>
          <w:sz w:val="24"/>
          <w:szCs w:val="24"/>
        </w:rPr>
      </w:pPr>
      <w:r w:rsidDel="00000000" w:rsidR="00000000" w:rsidRPr="00000000">
        <w:rPr>
          <w:sz w:val="24"/>
          <w:szCs w:val="24"/>
          <w:rtl w:val="0"/>
        </w:rPr>
        <w:t xml:space="preserve">c. Según Baudrillard (19</w:t>
      </w:r>
      <w:sdt>
        <w:sdtPr>
          <w:tag w:val="goog_rdk_79"/>
        </w:sdtPr>
        <w:sdtContent>
          <w:ins w:author="FRANCISCO BERNETE GARCIA" w:id="47" w:date="2023-03-08T12:31:00Z">
            <w:r w:rsidDel="00000000" w:rsidR="00000000" w:rsidRPr="00000000">
              <w:rPr>
                <w:sz w:val="24"/>
                <w:szCs w:val="24"/>
                <w:rtl w:val="0"/>
              </w:rPr>
              <w:t xml:space="preserve">94</w:t>
            </w:r>
          </w:ins>
        </w:sdtContent>
      </w:sdt>
      <w:sdt>
        <w:sdtPr>
          <w:tag w:val="goog_rdk_80"/>
        </w:sdtPr>
        <w:sdtContent>
          <w:del w:author="FRANCISCO BERNETE GARCIA" w:id="47" w:date="2023-03-08T12:31:00Z">
            <w:r w:rsidDel="00000000" w:rsidR="00000000" w:rsidRPr="00000000">
              <w:rPr>
                <w:sz w:val="24"/>
                <w:szCs w:val="24"/>
                <w:rtl w:val="0"/>
              </w:rPr>
              <w:delText xml:space="preserve">81</w:delText>
            </w:r>
          </w:del>
        </w:sdtContent>
      </w:sdt>
      <w:r w:rsidDel="00000000" w:rsidR="00000000" w:rsidRPr="00000000">
        <w:rPr>
          <w:sz w:val="24"/>
          <w:szCs w:val="24"/>
          <w:rtl w:val="0"/>
        </w:rPr>
        <w:t xml:space="preserve">), los imaginarios sociales se construyen a través de la simulación y la hiperrealidad, en las que la realidad y la representación se confunden y se diluyen, generando una sensación de irrealidad y una pérdida del sentido de lo auténtico.</w:t>
      </w:r>
    </w:p>
    <w:sdt>
      <w:sdtPr>
        <w:tag w:val="goog_rdk_82"/>
      </w:sdtPr>
      <w:sdtContent>
        <w:p w:rsidR="00000000" w:rsidDel="00000000" w:rsidP="00000000" w:rsidRDefault="00000000" w:rsidRPr="00000000" w14:paraId="00000032">
          <w:pPr>
            <w:spacing w:after="0" w:line="276" w:lineRule="auto"/>
            <w:jc w:val="both"/>
            <w:rPr>
              <w:sz w:val="24"/>
              <w:szCs w:val="24"/>
              <w:highlight w:val="lightGray"/>
              <w:rPrChange w:author="FRANCISCO BERNETE GARCIA" w:id="48" w:date="2023-03-08T12:31:00Z">
                <w:rPr>
                  <w:sz w:val="24"/>
                  <w:szCs w:val="24"/>
                </w:rPr>
              </w:rPrChange>
            </w:rPr>
          </w:pPr>
          <w:sdt>
            <w:sdtPr>
              <w:tag w:val="goog_rdk_81"/>
            </w:sdtPr>
            <w:sdtContent>
              <w:r w:rsidDel="00000000" w:rsidR="00000000" w:rsidRPr="00000000">
                <w:rPr>
                  <w:sz w:val="24"/>
                  <w:szCs w:val="24"/>
                  <w:highlight w:val="lightGray"/>
                  <w:rtl w:val="0"/>
                  <w:rPrChange w:author="FRANCISCO BERNETE GARCIA" w:id="48" w:date="2023-03-08T12:31:00Z">
                    <w:rPr>
                      <w:sz w:val="24"/>
                      <w:szCs w:val="24"/>
                    </w:rPr>
                  </w:rPrChange>
                </w:rPr>
                <w:t xml:space="preserve">Baudrillard, J. (1981).: Simulacra and simulation. University of Michigan Press. Disponible en:</w:t>
              </w:r>
            </w:sdtContent>
          </w:sdt>
        </w:p>
      </w:sdtContent>
    </w:sdt>
    <w:sdt>
      <w:sdtPr>
        <w:tag w:val="goog_rdk_85"/>
      </w:sdtPr>
      <w:sdtContent>
        <w:p w:rsidR="00000000" w:rsidDel="00000000" w:rsidP="00000000" w:rsidRDefault="00000000" w:rsidRPr="00000000" w14:paraId="00000033">
          <w:pPr>
            <w:spacing w:after="0" w:line="276" w:lineRule="auto"/>
            <w:jc w:val="both"/>
            <w:rPr>
              <w:sz w:val="24"/>
              <w:szCs w:val="24"/>
              <w:highlight w:val="lightGray"/>
              <w:rPrChange w:author="FRANCISCO BERNETE GARCIA" w:id="50" w:date="2023-03-08T12:31:00Z">
                <w:rPr>
                  <w:sz w:val="24"/>
                  <w:szCs w:val="24"/>
                </w:rPr>
              </w:rPrChange>
            </w:rPr>
          </w:pPr>
          <w:hyperlink r:id="rId22">
            <w:sdt>
              <w:sdtPr>
                <w:tag w:val="goog_rdk_83"/>
              </w:sdtPr>
              <w:sdtContent>
                <w:r w:rsidDel="00000000" w:rsidR="00000000" w:rsidRPr="00000000">
                  <w:rPr>
                    <w:color w:val="0563c1"/>
                    <w:sz w:val="24"/>
                    <w:szCs w:val="24"/>
                    <w:highlight w:val="lightGray"/>
                    <w:u w:val="single"/>
                    <w:rtl w:val="0"/>
                    <w:rPrChange w:author="FRANCISCO BERNETE GARCIA" w:id="49" w:date="2023-03-08T12:31:00Z">
                      <w:rPr>
                        <w:sz w:val="24"/>
                        <w:szCs w:val="24"/>
                      </w:rPr>
                    </w:rPrChange>
                  </w:rPr>
                  <w:t xml:space="preserve">http://net-workingworlds.weebly.com/uploads/1/5/1/5/15155460/simulacra_simulation.pdf</w:t>
                </w:r>
              </w:sdtContent>
            </w:sdt>
          </w:hyperlink>
          <w:sdt>
            <w:sdtPr>
              <w:tag w:val="goog_rdk_84"/>
            </w:sdtPr>
            <w:sdtContent>
              <w:r w:rsidDel="00000000" w:rsidR="00000000" w:rsidRPr="00000000">
                <w:rPr>
                  <w:rtl w:val="0"/>
                </w:rPr>
              </w:r>
            </w:sdtContent>
          </w:sdt>
        </w:p>
      </w:sdtContent>
    </w:sdt>
    <w:sdt>
      <w:sdtPr>
        <w:tag w:val="goog_rdk_87"/>
      </w:sdtPr>
      <w:sdtContent>
        <w:p w:rsidR="00000000" w:rsidDel="00000000" w:rsidP="00000000" w:rsidRDefault="00000000" w:rsidRPr="00000000" w14:paraId="00000034">
          <w:pPr>
            <w:spacing w:after="0" w:line="276" w:lineRule="auto"/>
            <w:jc w:val="both"/>
            <w:rPr>
              <w:sz w:val="24"/>
              <w:szCs w:val="24"/>
              <w:highlight w:val="lightGray"/>
              <w:rPrChange w:author="FRANCISCO BERNETE GARCIA" w:id="50" w:date="2023-03-08T12:31:00Z">
                <w:rPr>
                  <w:sz w:val="24"/>
                  <w:szCs w:val="24"/>
                </w:rPr>
              </w:rPrChange>
            </w:rPr>
          </w:pPr>
          <w:sdt>
            <w:sdtPr>
              <w:tag w:val="goog_rdk_86"/>
            </w:sdtPr>
            <w:sdtContent>
              <w:r w:rsidDel="00000000" w:rsidR="00000000" w:rsidRPr="00000000">
                <w:rPr>
                  <w:sz w:val="24"/>
                  <w:szCs w:val="24"/>
                  <w:highlight w:val="lightGray"/>
                  <w:rtl w:val="0"/>
                  <w:rPrChange w:author="FRANCISCO BERNETE GARCIA" w:id="50" w:date="2023-03-08T12:31:00Z">
                    <w:rPr>
                      <w:sz w:val="24"/>
                      <w:szCs w:val="24"/>
                    </w:rPr>
                  </w:rPrChange>
                </w:rPr>
                <w:t xml:space="preserve">info: lfjcixOKkykJ: scholar.google.com</w:t>
              </w:r>
            </w:sdtContent>
          </w:sdt>
        </w:p>
      </w:sdtContent>
    </w:sdt>
    <w:p w:rsidR="00000000" w:rsidDel="00000000" w:rsidP="00000000" w:rsidRDefault="00000000" w:rsidRPr="00000000" w14:paraId="00000035">
      <w:pPr>
        <w:spacing w:after="0" w:line="276" w:lineRule="auto"/>
        <w:jc w:val="both"/>
        <w:rPr>
          <w:sz w:val="24"/>
          <w:szCs w:val="24"/>
        </w:rPr>
      </w:pPr>
      <w:hyperlink r:id="rId23">
        <w:sdt>
          <w:sdtPr>
            <w:tag w:val="goog_rdk_88"/>
          </w:sdtPr>
          <w:sdtContent>
            <w:r w:rsidDel="00000000" w:rsidR="00000000" w:rsidRPr="00000000">
              <w:rPr>
                <w:color w:val="0563c1"/>
                <w:sz w:val="24"/>
                <w:szCs w:val="24"/>
                <w:highlight w:val="lightGray"/>
                <w:u w:val="single"/>
                <w:rtl w:val="0"/>
                <w:rPrChange w:author="FRANCISCO BERNETE GARCIA" w:id="51" w:date="2023-03-08T12:31:00Z">
                  <w:rPr>
                    <w:sz w:val="24"/>
                    <w:szCs w:val="24"/>
                  </w:rPr>
                </w:rPrChange>
              </w:rPr>
              <w:t xml:space="preserve">http://www.ugr.es/~filosofiayterapia/MATERIALES/Baudrillard/4%20Tres%20ordenes%20de%20simulacros%20segun%20Baudrillard.pdf</w:t>
            </w:r>
          </w:sdtContent>
        </w:sdt>
      </w:hyperlink>
      <w:r w:rsidDel="00000000" w:rsidR="00000000" w:rsidRPr="00000000">
        <w:rPr>
          <w:rtl w:val="0"/>
        </w:rPr>
      </w:r>
    </w:p>
    <w:p w:rsidR="00000000" w:rsidDel="00000000" w:rsidP="00000000" w:rsidRDefault="00000000" w:rsidRPr="00000000" w14:paraId="00000036">
      <w:pPr>
        <w:spacing w:line="276" w:lineRule="auto"/>
        <w:jc w:val="both"/>
        <w:rPr>
          <w:sz w:val="24"/>
          <w:szCs w:val="24"/>
        </w:rPr>
      </w:pPr>
      <w:r w:rsidDel="00000000" w:rsidR="00000000" w:rsidRPr="00000000">
        <w:rPr>
          <w:rtl w:val="0"/>
        </w:rPr>
      </w:r>
    </w:p>
    <w:p w:rsidR="00000000" w:rsidDel="00000000" w:rsidP="00000000" w:rsidRDefault="00000000" w:rsidRPr="00000000" w14:paraId="00000037">
      <w:pPr>
        <w:rPr>
          <w:b w:val="1"/>
          <w:color w:val="ff0000"/>
          <w:sz w:val="28"/>
          <w:szCs w:val="28"/>
        </w:rPr>
      </w:pPr>
      <w:r w:rsidDel="00000000" w:rsidR="00000000" w:rsidRPr="00000000">
        <w:rPr>
          <w:b w:val="1"/>
          <w:color w:val="ff0000"/>
          <w:sz w:val="28"/>
          <w:szCs w:val="28"/>
          <w:rtl w:val="0"/>
        </w:rPr>
        <w:t xml:space="preserve">4) ¿CUÁLES SON LAS BASES DETERMINANTES PARA LA CONSTRUCCIÓN DE ESTOS IMAGINARIOS SOCIALES?</w:t>
      </w:r>
    </w:p>
    <w:p w:rsidR="00000000" w:rsidDel="00000000" w:rsidP="00000000" w:rsidRDefault="00000000" w:rsidRPr="00000000" w14:paraId="00000038">
      <w:pPr>
        <w:spacing w:line="276" w:lineRule="auto"/>
        <w:jc w:val="both"/>
        <w:rPr>
          <w:sz w:val="24"/>
          <w:szCs w:val="24"/>
        </w:rPr>
      </w:pPr>
      <w:bookmarkStart w:colFirst="0" w:colLast="0" w:name="_heading=h.3znysh7" w:id="3"/>
      <w:bookmarkEnd w:id="3"/>
      <w:r w:rsidDel="00000000" w:rsidR="00000000" w:rsidRPr="00000000">
        <w:rPr>
          <w:sz w:val="24"/>
          <w:szCs w:val="24"/>
          <w:rtl w:val="0"/>
        </w:rPr>
        <w:t xml:space="preserve">a.- Según Castoriadis (2007), las bases determinantes para la construcción de los imaginarios sociales son la imaginación creadora, la institución social, la historia y la cultura. Estos elementos interactúan entre sí para dar forma a la identidad colectiva y las representaciones compartidas que conforman los imaginarios sociales.</w:t>
      </w:r>
    </w:p>
    <w:sdt>
      <w:sdtPr>
        <w:tag w:val="goog_rdk_90"/>
      </w:sdtPr>
      <w:sdtContent>
        <w:p w:rsidR="00000000" w:rsidDel="00000000" w:rsidP="00000000" w:rsidRDefault="00000000" w:rsidRPr="00000000" w14:paraId="00000039">
          <w:pPr>
            <w:spacing w:after="0" w:line="276" w:lineRule="auto"/>
            <w:jc w:val="both"/>
            <w:rPr>
              <w:sz w:val="24"/>
              <w:szCs w:val="24"/>
              <w:highlight w:val="lightGray"/>
              <w:rPrChange w:author="FRANCISCO BERNETE GARCIA" w:id="52" w:date="2023-03-08T12:32:00Z">
                <w:rPr>
                  <w:sz w:val="24"/>
                  <w:szCs w:val="24"/>
                </w:rPr>
              </w:rPrChange>
            </w:rPr>
          </w:pPr>
          <w:sdt>
            <w:sdtPr>
              <w:tag w:val="goog_rdk_89"/>
            </w:sdtPr>
            <w:sdtContent>
              <w:r w:rsidDel="00000000" w:rsidR="00000000" w:rsidRPr="00000000">
                <w:rPr>
                  <w:sz w:val="24"/>
                  <w:szCs w:val="24"/>
                  <w:highlight w:val="lightGray"/>
                  <w:rtl w:val="0"/>
                  <w:rPrChange w:author="FRANCISCO BERNETE GARCIA" w:id="52" w:date="2023-03-08T12:32:00Z">
                    <w:rPr>
                      <w:sz w:val="24"/>
                      <w:szCs w:val="24"/>
                    </w:rPr>
                  </w:rPrChange>
                </w:rPr>
                <w:t xml:space="preserve">Castoriadis, C. (2007): La institución imaginaria de la sociedad. Tusquets Editores. Buenos Aires. Argentina. Disponible en: </w:t>
              </w:r>
            </w:sdtContent>
          </w:sdt>
        </w:p>
      </w:sdtContent>
    </w:sdt>
    <w:p w:rsidR="00000000" w:rsidDel="00000000" w:rsidP="00000000" w:rsidRDefault="00000000" w:rsidRPr="00000000" w14:paraId="0000003A">
      <w:pPr>
        <w:spacing w:after="0" w:line="276" w:lineRule="auto"/>
        <w:jc w:val="both"/>
        <w:rPr>
          <w:sz w:val="24"/>
          <w:szCs w:val="24"/>
        </w:rPr>
      </w:pPr>
      <w:hyperlink r:id="rId24">
        <w:sdt>
          <w:sdtPr>
            <w:tag w:val="goog_rdk_91"/>
          </w:sdtPr>
          <w:sdtContent>
            <w:r w:rsidDel="00000000" w:rsidR="00000000" w:rsidRPr="00000000">
              <w:rPr>
                <w:color w:val="0563c1"/>
                <w:sz w:val="24"/>
                <w:szCs w:val="24"/>
                <w:highlight w:val="lightGray"/>
                <w:u w:val="single"/>
                <w:rtl w:val="0"/>
                <w:rPrChange w:author="FRANCISCO BERNETE GARCIA" w:id="53" w:date="2023-03-08T12:32:00Z">
                  <w:rPr>
                    <w:sz w:val="24"/>
                    <w:szCs w:val="24"/>
                  </w:rPr>
                </w:rPrChange>
              </w:rPr>
              <w:t xml:space="preserve">https://revolucioncantonaldotnet.files.wordpress.com/2019/01/kupdf.com_la-institucioacuten-imaginaria-de-la-sociedad-cornelius-castoriadis.pdf</w:t>
            </w:r>
          </w:sdtContent>
        </w:sdt>
      </w:hyperlink>
      <w:r w:rsidDel="00000000" w:rsidR="00000000" w:rsidRPr="00000000">
        <w:rPr>
          <w:rtl w:val="0"/>
        </w:rPr>
      </w:r>
    </w:p>
    <w:p w:rsidR="00000000" w:rsidDel="00000000" w:rsidP="00000000" w:rsidRDefault="00000000" w:rsidRPr="00000000" w14:paraId="0000003B">
      <w:pPr>
        <w:spacing w:line="276" w:lineRule="auto"/>
        <w:jc w:val="both"/>
        <w:rPr>
          <w:sz w:val="24"/>
          <w:szCs w:val="24"/>
        </w:rPr>
      </w:pPr>
      <w:r w:rsidDel="00000000" w:rsidR="00000000" w:rsidRPr="00000000">
        <w:rPr>
          <w:sz w:val="24"/>
          <w:szCs w:val="24"/>
          <w:rtl w:val="0"/>
        </w:rPr>
        <w:t xml:space="preserve">b. Según Charles Taylor (</w:t>
      </w:r>
      <w:sdt>
        <w:sdtPr>
          <w:tag w:val="goog_rdk_92"/>
        </w:sdtPr>
        <w:sdtContent>
          <w:commentRangeStart w:id="6"/>
        </w:sdtContent>
      </w:sdt>
      <w:r w:rsidDel="00000000" w:rsidR="00000000" w:rsidRPr="00000000">
        <w:rPr>
          <w:sz w:val="24"/>
          <w:szCs w:val="24"/>
          <w:rtl w:val="0"/>
        </w:rPr>
        <w:t xml:space="preserve">200</w:t>
      </w:r>
      <w:sdt>
        <w:sdtPr>
          <w:tag w:val="goog_rdk_93"/>
        </w:sdtPr>
        <w:sdtContent>
          <w:del w:author="FRANCISCO BERNETE GARCIA" w:id="54" w:date="2023-03-09T20:03:00Z">
            <w:r w:rsidDel="00000000" w:rsidR="00000000" w:rsidRPr="00000000">
              <w:rPr>
                <w:sz w:val="24"/>
                <w:szCs w:val="24"/>
                <w:rtl w:val="0"/>
              </w:rPr>
              <w:delText xml:space="preserve">4</w:delText>
            </w:r>
            <w:commentRangeEnd w:id="6"/>
            <w:r w:rsidDel="00000000" w:rsidR="00000000" w:rsidRPr="00000000">
              <w:commentReference w:id="6"/>
            </w:r>
            <w:r w:rsidDel="00000000" w:rsidR="00000000" w:rsidRPr="00000000">
              <w:rPr>
                <w:sz w:val="24"/>
                <w:szCs w:val="24"/>
                <w:rtl w:val="0"/>
              </w:rPr>
              <w:delText xml:space="preserve">)</w:delText>
            </w:r>
          </w:del>
        </w:sdtContent>
      </w:sdt>
      <w:sdt>
        <w:sdtPr>
          <w:tag w:val="goog_rdk_94"/>
        </w:sdtPr>
        <w:sdtContent>
          <w:ins w:author="FRANCISCO BERNETE GARCIA" w:id="54" w:date="2023-03-09T20:03:00Z">
            <w:r w:rsidDel="00000000" w:rsidR="00000000" w:rsidRPr="00000000">
              <w:rPr>
                <w:sz w:val="24"/>
                <w:szCs w:val="24"/>
                <w:rtl w:val="0"/>
              </w:rPr>
              <w:t xml:space="preserve">6a</w:t>
            </w:r>
          </w:ins>
        </w:sdtContent>
      </w:sdt>
      <w:r w:rsidDel="00000000" w:rsidR="00000000" w:rsidRPr="00000000">
        <w:rPr>
          <w:sz w:val="24"/>
          <w:szCs w:val="24"/>
          <w:rtl w:val="0"/>
        </w:rPr>
        <w:t xml:space="preserve">, las bases determinantes para la construcción de los imaginarios sociales son las prácticas sociales, la comunicación, los valores y significados compartidos, y las experiencias históricas y culturales de una sociedad. Estos elementos conforman la identidad colectiva y las narrativas que dan sentido a la vida social,</w:t>
      </w:r>
      <w:r w:rsidDel="00000000" w:rsidR="00000000" w:rsidRPr="00000000">
        <w:rPr>
          <w:rtl w:val="0"/>
        </w:rPr>
        <w:t xml:space="preserve"> </w:t>
      </w:r>
      <w:r w:rsidDel="00000000" w:rsidR="00000000" w:rsidRPr="00000000">
        <w:rPr>
          <w:sz w:val="24"/>
          <w:szCs w:val="24"/>
          <w:rtl w:val="0"/>
        </w:rPr>
        <w:t xml:space="preserve">redefine la imagen del orden del mundo en el imaginario social,</w:t>
      </w:r>
      <w:r w:rsidDel="00000000" w:rsidR="00000000" w:rsidRPr="00000000">
        <w:rPr>
          <w:rtl w:val="0"/>
        </w:rPr>
        <w:t xml:space="preserve"> </w:t>
      </w:r>
      <w:r w:rsidDel="00000000" w:rsidR="00000000" w:rsidRPr="00000000">
        <w:rPr>
          <w:sz w:val="24"/>
          <w:szCs w:val="24"/>
          <w:rtl w:val="0"/>
        </w:rPr>
        <w:t xml:space="preserve">muestra cómo la sociedad ha evolucionado hacia un enfoque más centrado en el beneficio mutuo y la cooperación individual para lograr una sociedad organizada y próspera.</w:t>
      </w:r>
    </w:p>
    <w:p w:rsidR="00000000" w:rsidDel="00000000" w:rsidP="00000000" w:rsidRDefault="00000000" w:rsidRPr="00000000" w14:paraId="0000003C">
      <w:pPr>
        <w:spacing w:line="276" w:lineRule="auto"/>
        <w:jc w:val="both"/>
        <w:rPr>
          <w:sz w:val="24"/>
          <w:szCs w:val="24"/>
        </w:rPr>
      </w:pPr>
      <w:r w:rsidDel="00000000" w:rsidR="00000000" w:rsidRPr="00000000">
        <w:rPr>
          <w:sz w:val="24"/>
          <w:szCs w:val="24"/>
          <w:rtl w:val="0"/>
        </w:rPr>
        <w:t xml:space="preserve">Él propone construir puentes de comprensión entre diferentes grupos sociales mediante el análisis de las diferentes vías de transformación de la economía, la esfera pública y el autogobierno en Europa. Él sugiere que un ejercicio similar en nuestra sociedad debería cuestionar si realmente la economía de mercado, la esfera pública y la soberanía son las instituciones sociales que nos caracterizan, o si se deben identificar las instituciones que nos particularizan a partir del análisis de los procesos históricos y los imaginarios sociales propios de nuestra cultura.</w:t>
      </w:r>
    </w:p>
    <w:p w:rsidR="00000000" w:rsidDel="00000000" w:rsidP="00000000" w:rsidRDefault="00000000" w:rsidRPr="00000000" w14:paraId="0000003D">
      <w:pPr>
        <w:spacing w:after="0" w:line="276" w:lineRule="auto"/>
        <w:jc w:val="both"/>
        <w:rPr>
          <w:sz w:val="24"/>
          <w:szCs w:val="24"/>
        </w:rPr>
      </w:pPr>
      <w:r w:rsidDel="00000000" w:rsidR="00000000" w:rsidRPr="00000000">
        <w:rPr>
          <w:sz w:val="24"/>
          <w:szCs w:val="24"/>
          <w:rtl w:val="0"/>
        </w:rPr>
        <w:t xml:space="preserve">Taylor, C. (2004): Modern social imaginaries. Duke University Press. Disponible en:</w:t>
      </w:r>
    </w:p>
    <w:p w:rsidR="00000000" w:rsidDel="00000000" w:rsidP="00000000" w:rsidRDefault="00000000" w:rsidRPr="00000000" w14:paraId="0000003E">
      <w:pPr>
        <w:spacing w:after="0" w:line="276" w:lineRule="auto"/>
        <w:jc w:val="both"/>
        <w:rPr>
          <w:sz w:val="24"/>
          <w:szCs w:val="24"/>
        </w:rPr>
      </w:pPr>
      <w:sdt>
        <w:sdtPr>
          <w:tag w:val="goog_rdk_95"/>
        </w:sdtPr>
        <w:sdtContent>
          <w:commentRangeStart w:id="7"/>
        </w:sdtContent>
      </w:sdt>
      <w:hyperlink r:id="rId25">
        <w:sdt>
          <w:sdtPr>
            <w:tag w:val="goog_rdk_96"/>
          </w:sdtPr>
          <w:sdtContent>
            <w:r w:rsidDel="00000000" w:rsidR="00000000" w:rsidRPr="00000000">
              <w:rPr>
                <w:color w:val="0563c1"/>
                <w:sz w:val="24"/>
                <w:szCs w:val="24"/>
                <w:u w:val="single"/>
                <w:rtl w:val="0"/>
                <w:rPrChange w:author="FRANCISCO BERNETE GARCIA" w:id="55" w:date="2023-03-09T19:43:00Z">
                  <w:rPr>
                    <w:sz w:val="24"/>
                    <w:szCs w:val="24"/>
                  </w:rPr>
                </w:rPrChange>
              </w:rPr>
              <w:t xml:space="preserve">file:///C:/Users/cpsb00usu43/Downloads/Taylor_Charles_2004_Modern_Social_Imaginaries_Durh.pdf</w:t>
            </w:r>
          </w:sdtContent>
        </w:sdt>
      </w:hyperlink>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F">
      <w:pPr>
        <w:spacing w:line="276" w:lineRule="auto"/>
        <w:jc w:val="both"/>
        <w:rPr>
          <w:sz w:val="24"/>
          <w:szCs w:val="24"/>
        </w:rPr>
      </w:pPr>
      <w:r w:rsidDel="00000000" w:rsidR="00000000" w:rsidRPr="00000000">
        <w:rPr>
          <w:sz w:val="24"/>
          <w:szCs w:val="24"/>
          <w:rtl w:val="0"/>
        </w:rPr>
        <w:t xml:space="preserve">c. Según Baudrillard (19</w:t>
      </w:r>
      <w:sdt>
        <w:sdtPr>
          <w:tag w:val="goog_rdk_97"/>
        </w:sdtPr>
        <w:sdtContent>
          <w:ins w:author="FRANCISCO BERNETE GARCIA" w:id="56" w:date="2023-03-08T12:37:00Z">
            <w:r w:rsidDel="00000000" w:rsidR="00000000" w:rsidRPr="00000000">
              <w:rPr>
                <w:sz w:val="24"/>
                <w:szCs w:val="24"/>
                <w:rtl w:val="0"/>
              </w:rPr>
              <w:t xml:space="preserve">94</w:t>
            </w:r>
          </w:ins>
        </w:sdtContent>
      </w:sdt>
      <w:sdt>
        <w:sdtPr>
          <w:tag w:val="goog_rdk_98"/>
        </w:sdtPr>
        <w:sdtContent>
          <w:del w:author="FRANCISCO BERNETE GARCIA" w:id="56" w:date="2023-03-08T12:37:00Z">
            <w:r w:rsidDel="00000000" w:rsidR="00000000" w:rsidRPr="00000000">
              <w:rPr>
                <w:sz w:val="24"/>
                <w:szCs w:val="24"/>
                <w:rtl w:val="0"/>
              </w:rPr>
              <w:delText xml:space="preserve">81</w:delText>
            </w:r>
          </w:del>
        </w:sdtContent>
      </w:sdt>
      <w:r w:rsidDel="00000000" w:rsidR="00000000" w:rsidRPr="00000000">
        <w:rPr>
          <w:sz w:val="24"/>
          <w:szCs w:val="24"/>
          <w:rtl w:val="0"/>
        </w:rPr>
        <w:t xml:space="preserve">), las bases determinantes para la construcción de los imaginarios sociales son la simulación, la hiperrealidad, el poder de los medios de comunicación y la disolución de la realidad en una red de signos y significados. Estos elementos generan una sensación de irrealidad y una pérdida del sentido de lo auténtico, que se refleja en los imaginarios sociales contemporáneos.</w:t>
      </w:r>
    </w:p>
    <w:sdt>
      <w:sdtPr>
        <w:tag w:val="goog_rdk_102"/>
      </w:sdtPr>
      <w:sdtContent>
        <w:p w:rsidR="00000000" w:rsidDel="00000000" w:rsidP="00000000" w:rsidRDefault="00000000" w:rsidRPr="00000000" w14:paraId="00000040">
          <w:pPr>
            <w:spacing w:after="0" w:line="276" w:lineRule="auto"/>
            <w:jc w:val="both"/>
            <w:rPr>
              <w:sz w:val="24"/>
              <w:szCs w:val="24"/>
              <w:highlight w:val="lightGray"/>
              <w:rPrChange w:author="FRANCISCO BERNETE GARCIA" w:id="57" w:date="2023-03-08T12:37:00Z">
                <w:rPr>
                  <w:sz w:val="24"/>
                  <w:szCs w:val="24"/>
                </w:rPr>
              </w:rPrChange>
            </w:rPr>
          </w:pPr>
          <w:bookmarkStart w:colFirst="0" w:colLast="0" w:name="_heading=h.2et92p0" w:id="4"/>
          <w:bookmarkEnd w:id="4"/>
          <w:sdt>
            <w:sdtPr>
              <w:tag w:val="goog_rdk_99"/>
            </w:sdtPr>
            <w:sdtContent>
              <w:r w:rsidDel="00000000" w:rsidR="00000000" w:rsidRPr="00000000">
                <w:rPr>
                  <w:sz w:val="24"/>
                  <w:szCs w:val="24"/>
                  <w:highlight w:val="lightGray"/>
                  <w:rtl w:val="0"/>
                  <w:rPrChange w:author="FRANCISCO BERNETE GARCIA" w:id="57" w:date="2023-03-08T12:37:00Z">
                    <w:rPr>
                      <w:sz w:val="24"/>
                      <w:szCs w:val="24"/>
                    </w:rPr>
                  </w:rPrChange>
                </w:rPr>
                <w:t xml:space="preserve">Baudrillard, J. (1981): Simulacros y simulación. Universidad de Michigan Press.</w:t>
              </w:r>
            </w:sdtContent>
          </w:sdt>
          <w:sdt>
            <w:sdtPr>
              <w:tag w:val="goog_rdk_100"/>
            </w:sdtPr>
            <w:sdtContent>
              <w:r w:rsidDel="00000000" w:rsidR="00000000" w:rsidRPr="00000000">
                <w:rPr>
                  <w:highlight w:val="lightGray"/>
                  <w:rtl w:val="0"/>
                  <w:rPrChange w:author="FRANCISCO BERNETE GARCIA" w:id="57" w:date="2023-03-08T12:37:00Z">
                    <w:rPr/>
                  </w:rPrChange>
                </w:rPr>
                <w:t xml:space="preserve"> </w:t>
              </w:r>
            </w:sdtContent>
          </w:sdt>
          <w:sdt>
            <w:sdtPr>
              <w:tag w:val="goog_rdk_101"/>
            </w:sdtPr>
            <w:sdtContent>
              <w:r w:rsidDel="00000000" w:rsidR="00000000" w:rsidRPr="00000000">
                <w:rPr>
                  <w:sz w:val="24"/>
                  <w:szCs w:val="24"/>
                  <w:highlight w:val="lightGray"/>
                  <w:rtl w:val="0"/>
                  <w:rPrChange w:author="FRANCISCO BERNETE GARCIA" w:id="57" w:date="2023-03-08T12:37:00Z">
                    <w:rPr>
                      <w:sz w:val="24"/>
                      <w:szCs w:val="24"/>
                    </w:rPr>
                  </w:rPrChange>
                </w:rPr>
                <w:t xml:space="preserve">Disponible en:</w:t>
              </w:r>
            </w:sdtContent>
          </w:sdt>
        </w:p>
      </w:sdtContent>
    </w:sdt>
    <w:sdt>
      <w:sdtPr>
        <w:tag w:val="goog_rdk_105"/>
      </w:sdtPr>
      <w:sdtContent>
        <w:p w:rsidR="00000000" w:rsidDel="00000000" w:rsidP="00000000" w:rsidRDefault="00000000" w:rsidRPr="00000000" w14:paraId="00000041">
          <w:pPr>
            <w:spacing w:after="0" w:line="276" w:lineRule="auto"/>
            <w:jc w:val="both"/>
            <w:rPr>
              <w:sz w:val="24"/>
              <w:szCs w:val="24"/>
              <w:highlight w:val="lightGray"/>
              <w:rPrChange w:author="FRANCISCO BERNETE GARCIA" w:id="59" w:date="2023-03-08T12:37:00Z">
                <w:rPr>
                  <w:sz w:val="24"/>
                  <w:szCs w:val="24"/>
                </w:rPr>
              </w:rPrChange>
            </w:rPr>
          </w:pPr>
          <w:hyperlink r:id="rId26">
            <w:sdt>
              <w:sdtPr>
                <w:tag w:val="goog_rdk_103"/>
              </w:sdtPr>
              <w:sdtContent>
                <w:r w:rsidDel="00000000" w:rsidR="00000000" w:rsidRPr="00000000">
                  <w:rPr>
                    <w:color w:val="0563c1"/>
                    <w:sz w:val="24"/>
                    <w:szCs w:val="24"/>
                    <w:highlight w:val="lightGray"/>
                    <w:u w:val="single"/>
                    <w:rtl w:val="0"/>
                    <w:rPrChange w:author="FRANCISCO BERNETE GARCIA" w:id="58" w:date="2023-03-08T12:37:00Z">
                      <w:rPr>
                        <w:sz w:val="24"/>
                        <w:szCs w:val="24"/>
                      </w:rPr>
                    </w:rPrChange>
                  </w:rPr>
                  <w:t xml:space="preserve">http://net-workingworlds.weebly.com/uploads/1/5/1/5/15155460/simulacra_simulation.pdf</w:t>
                </w:r>
              </w:sdtContent>
            </w:sdt>
          </w:hyperlink>
          <w:sdt>
            <w:sdtPr>
              <w:tag w:val="goog_rdk_104"/>
            </w:sdtPr>
            <w:sdtContent>
              <w:r w:rsidDel="00000000" w:rsidR="00000000" w:rsidRPr="00000000">
                <w:rPr>
                  <w:rtl w:val="0"/>
                </w:rPr>
              </w:r>
            </w:sdtContent>
          </w:sdt>
        </w:p>
      </w:sdtContent>
    </w:sdt>
    <w:sdt>
      <w:sdtPr>
        <w:tag w:val="goog_rdk_107"/>
      </w:sdtPr>
      <w:sdtContent>
        <w:p w:rsidR="00000000" w:rsidDel="00000000" w:rsidP="00000000" w:rsidRDefault="00000000" w:rsidRPr="00000000" w14:paraId="00000042">
          <w:pPr>
            <w:spacing w:after="0" w:line="276" w:lineRule="auto"/>
            <w:jc w:val="both"/>
            <w:rPr>
              <w:sz w:val="24"/>
              <w:szCs w:val="24"/>
              <w:highlight w:val="lightGray"/>
              <w:rPrChange w:author="FRANCISCO BERNETE GARCIA" w:id="59" w:date="2023-03-08T12:37:00Z">
                <w:rPr>
                  <w:sz w:val="24"/>
                  <w:szCs w:val="24"/>
                </w:rPr>
              </w:rPrChange>
            </w:rPr>
          </w:pPr>
          <w:sdt>
            <w:sdtPr>
              <w:tag w:val="goog_rdk_106"/>
            </w:sdtPr>
            <w:sdtContent>
              <w:r w:rsidDel="00000000" w:rsidR="00000000" w:rsidRPr="00000000">
                <w:rPr>
                  <w:sz w:val="24"/>
                  <w:szCs w:val="24"/>
                  <w:highlight w:val="lightGray"/>
                  <w:rtl w:val="0"/>
                  <w:rPrChange w:author="FRANCISCO BERNETE GARCIA" w:id="59" w:date="2023-03-08T12:37:00Z">
                    <w:rPr>
                      <w:sz w:val="24"/>
                      <w:szCs w:val="24"/>
                    </w:rPr>
                  </w:rPrChange>
                </w:rPr>
                <w:t xml:space="preserve">info: lfjcixOKkykJ: scholar.google.com</w:t>
              </w:r>
            </w:sdtContent>
          </w:sdt>
        </w:p>
      </w:sdtContent>
    </w:sdt>
    <w:p w:rsidR="00000000" w:rsidDel="00000000" w:rsidP="00000000" w:rsidRDefault="00000000" w:rsidRPr="00000000" w14:paraId="00000043">
      <w:pPr>
        <w:spacing w:after="0" w:line="276" w:lineRule="auto"/>
        <w:jc w:val="both"/>
        <w:rPr>
          <w:sz w:val="24"/>
          <w:szCs w:val="24"/>
        </w:rPr>
      </w:pPr>
      <w:hyperlink r:id="rId27">
        <w:sdt>
          <w:sdtPr>
            <w:tag w:val="goog_rdk_108"/>
          </w:sdtPr>
          <w:sdtContent>
            <w:r w:rsidDel="00000000" w:rsidR="00000000" w:rsidRPr="00000000">
              <w:rPr>
                <w:color w:val="0563c1"/>
                <w:sz w:val="24"/>
                <w:szCs w:val="24"/>
                <w:highlight w:val="lightGray"/>
                <w:u w:val="single"/>
                <w:rtl w:val="0"/>
                <w:rPrChange w:author="FRANCISCO BERNETE GARCIA" w:id="60" w:date="2023-03-08T12:37:00Z">
                  <w:rPr>
                    <w:sz w:val="24"/>
                    <w:szCs w:val="24"/>
                  </w:rPr>
                </w:rPrChange>
              </w:rPr>
              <w:t xml:space="preserve">http://www.ugr.es/~filosofiayterapia/MATERIALES/Baudrillard/4%20Tres%20ordenes%20de%20simulacros%20segun%20Baudrillard.pdf</w:t>
            </w:r>
          </w:sdtContent>
        </w:sdt>
      </w:hyperlink>
      <w:r w:rsidDel="00000000" w:rsidR="00000000" w:rsidRPr="00000000">
        <w:rPr>
          <w:rtl w:val="0"/>
        </w:rPr>
      </w:r>
    </w:p>
    <w:p w:rsidR="00000000" w:rsidDel="00000000" w:rsidP="00000000" w:rsidRDefault="00000000" w:rsidRPr="00000000" w14:paraId="00000044">
      <w:pPr>
        <w:spacing w:line="276" w:lineRule="auto"/>
        <w:jc w:val="both"/>
        <w:rPr>
          <w:sz w:val="24"/>
          <w:szCs w:val="24"/>
        </w:rPr>
      </w:pPr>
      <w:r w:rsidDel="00000000" w:rsidR="00000000" w:rsidRPr="00000000">
        <w:rPr>
          <w:rtl w:val="0"/>
        </w:rPr>
      </w:r>
    </w:p>
    <w:p w:rsidR="00000000" w:rsidDel="00000000" w:rsidP="00000000" w:rsidRDefault="00000000" w:rsidRPr="00000000" w14:paraId="00000045">
      <w:pPr>
        <w:rPr>
          <w:b w:val="1"/>
          <w:color w:val="ff0000"/>
          <w:sz w:val="28"/>
          <w:szCs w:val="28"/>
        </w:rPr>
      </w:pPr>
      <w:r w:rsidDel="00000000" w:rsidR="00000000" w:rsidRPr="00000000">
        <w:rPr>
          <w:b w:val="1"/>
          <w:color w:val="ff0000"/>
          <w:sz w:val="28"/>
          <w:szCs w:val="28"/>
          <w:rtl w:val="0"/>
        </w:rPr>
        <w:t xml:space="preserve">5) ¿DE DÓNDE PROCEDEN LAS SIMILITUDES Y DIFERENCIAS EN LOS IMAGINARIOS SOCIALES?</w:t>
      </w:r>
    </w:p>
    <w:p w:rsidR="00000000" w:rsidDel="00000000" w:rsidP="00000000" w:rsidRDefault="00000000" w:rsidRPr="00000000" w14:paraId="00000046">
      <w:pPr>
        <w:spacing w:line="276" w:lineRule="auto"/>
        <w:jc w:val="both"/>
        <w:rPr>
          <w:sz w:val="24"/>
          <w:szCs w:val="24"/>
        </w:rPr>
      </w:pPr>
      <w:r w:rsidDel="00000000" w:rsidR="00000000" w:rsidRPr="00000000">
        <w:rPr>
          <w:sz w:val="24"/>
          <w:szCs w:val="24"/>
          <w:rtl w:val="0"/>
        </w:rPr>
        <w:t xml:space="preserve">Según Castoriadis (2007), las similitudes y diferencias en los imaginarios sociales provienen de la historia y la cultura de cada sociedad. Cada imaginario está enraizado en una tradición cultural específica, pero también se ve influenciado por las interacciones con otras culturas y por los procesos de cambio histórico. Además, los imaginarios pueden compartir elementos comunes debido a la naturaleza universal de la experiencia humana.</w:t>
      </w:r>
    </w:p>
    <w:sdt>
      <w:sdtPr>
        <w:tag w:val="goog_rdk_110"/>
      </w:sdtPr>
      <w:sdtContent>
        <w:p w:rsidR="00000000" w:rsidDel="00000000" w:rsidP="00000000" w:rsidRDefault="00000000" w:rsidRPr="00000000" w14:paraId="00000047">
          <w:pPr>
            <w:spacing w:after="0" w:line="276" w:lineRule="auto"/>
            <w:jc w:val="both"/>
            <w:rPr>
              <w:sz w:val="24"/>
              <w:szCs w:val="24"/>
              <w:highlight w:val="lightGray"/>
              <w:rPrChange w:author="FRANCISCO BERNETE GARCIA" w:id="61" w:date="2023-03-08T12:38:00Z">
                <w:rPr>
                  <w:sz w:val="24"/>
                  <w:szCs w:val="24"/>
                </w:rPr>
              </w:rPrChange>
            </w:rPr>
          </w:pPr>
          <w:sdt>
            <w:sdtPr>
              <w:tag w:val="goog_rdk_109"/>
            </w:sdtPr>
            <w:sdtContent>
              <w:r w:rsidDel="00000000" w:rsidR="00000000" w:rsidRPr="00000000">
                <w:rPr>
                  <w:sz w:val="24"/>
                  <w:szCs w:val="24"/>
                  <w:highlight w:val="lightGray"/>
                  <w:rtl w:val="0"/>
                  <w:rPrChange w:author="FRANCISCO BERNETE GARCIA" w:id="61" w:date="2023-03-08T12:38:00Z">
                    <w:rPr>
                      <w:sz w:val="24"/>
                      <w:szCs w:val="24"/>
                    </w:rPr>
                  </w:rPrChange>
                </w:rPr>
                <w:t xml:space="preserve">Castoriadis, C. (2007): La institución imaginaria de la sociedad. Tusquets Editores.</w:t>
                <w:br w:type="textWrapping"/>
                <w:t xml:space="preserve">Buenos Aires. Argentina. Disponible en:</w:t>
              </w:r>
            </w:sdtContent>
          </w:sdt>
        </w:p>
      </w:sdtContent>
    </w:sdt>
    <w:p w:rsidR="00000000" w:rsidDel="00000000" w:rsidP="00000000" w:rsidRDefault="00000000" w:rsidRPr="00000000" w14:paraId="00000048">
      <w:pPr>
        <w:spacing w:after="0" w:line="276" w:lineRule="auto"/>
        <w:jc w:val="both"/>
        <w:rPr>
          <w:sz w:val="24"/>
          <w:szCs w:val="24"/>
        </w:rPr>
      </w:pPr>
      <w:hyperlink r:id="rId28">
        <w:sdt>
          <w:sdtPr>
            <w:tag w:val="goog_rdk_111"/>
          </w:sdtPr>
          <w:sdtContent>
            <w:r w:rsidDel="00000000" w:rsidR="00000000" w:rsidRPr="00000000">
              <w:rPr>
                <w:color w:val="0563c1"/>
                <w:sz w:val="24"/>
                <w:szCs w:val="24"/>
                <w:highlight w:val="lightGray"/>
                <w:u w:val="single"/>
                <w:rtl w:val="0"/>
                <w:rPrChange w:author="FRANCISCO BERNETE GARCIA" w:id="62" w:date="2023-03-08T12:38:00Z">
                  <w:rPr>
                    <w:sz w:val="24"/>
                    <w:szCs w:val="24"/>
                  </w:rPr>
                </w:rPrChange>
              </w:rPr>
              <w:t xml:space="preserve">https://revolucioncantonaldotnet.files.wordpress.com/2019/01/kupdf.com_la-institucioacuten-imaginaria-de-la-sociedad-cornelius-castoriadis.pdf</w:t>
            </w:r>
          </w:sdtContent>
        </w:sdt>
      </w:hyperlink>
      <w:r w:rsidDel="00000000" w:rsidR="00000000" w:rsidRPr="00000000">
        <w:rPr>
          <w:rtl w:val="0"/>
        </w:rPr>
      </w:r>
    </w:p>
    <w:p w:rsidR="00000000" w:rsidDel="00000000" w:rsidP="00000000" w:rsidRDefault="00000000" w:rsidRPr="00000000" w14:paraId="00000049">
      <w:pPr>
        <w:spacing w:line="276" w:lineRule="auto"/>
        <w:jc w:val="both"/>
        <w:rPr>
          <w:sz w:val="24"/>
          <w:szCs w:val="24"/>
        </w:rPr>
      </w:pPr>
      <w:r w:rsidDel="00000000" w:rsidR="00000000" w:rsidRPr="00000000">
        <w:rPr>
          <w:sz w:val="24"/>
          <w:szCs w:val="24"/>
          <w:rtl w:val="0"/>
        </w:rPr>
        <w:t xml:space="preserve">b. Según Charles Taylor (</w:t>
      </w:r>
      <w:sdt>
        <w:sdtPr>
          <w:tag w:val="goog_rdk_112"/>
        </w:sdtPr>
        <w:sdtContent>
          <w:commentRangeStart w:id="8"/>
        </w:sdtContent>
      </w:sdt>
      <w:r w:rsidDel="00000000" w:rsidR="00000000" w:rsidRPr="00000000">
        <w:rPr>
          <w:sz w:val="24"/>
          <w:szCs w:val="24"/>
          <w:rtl w:val="0"/>
        </w:rPr>
        <w:t xml:space="preserve">200</w:t>
      </w:r>
      <w:sdt>
        <w:sdtPr>
          <w:tag w:val="goog_rdk_113"/>
        </w:sdtPr>
        <w:sdtContent>
          <w:del w:author="FRANCISCO BERNETE GARCIA" w:id="63" w:date="2023-03-09T20:03:00Z">
            <w:r w:rsidDel="00000000" w:rsidR="00000000" w:rsidRPr="00000000">
              <w:rPr>
                <w:sz w:val="24"/>
                <w:szCs w:val="24"/>
                <w:rtl w:val="0"/>
              </w:rPr>
              <w:delText xml:space="preserve">4</w:delText>
            </w:r>
            <w:commentRangeEnd w:id="8"/>
            <w:r w:rsidDel="00000000" w:rsidR="00000000" w:rsidRPr="00000000">
              <w:commentReference w:id="8"/>
            </w:r>
            <w:r w:rsidDel="00000000" w:rsidR="00000000" w:rsidRPr="00000000">
              <w:rPr>
                <w:sz w:val="24"/>
                <w:szCs w:val="24"/>
                <w:rtl w:val="0"/>
              </w:rPr>
              <w:delText xml:space="preserve">)</w:delText>
            </w:r>
          </w:del>
        </w:sdtContent>
      </w:sdt>
      <w:sdt>
        <w:sdtPr>
          <w:tag w:val="goog_rdk_114"/>
        </w:sdtPr>
        <w:sdtContent>
          <w:ins w:author="FRANCISCO BERNETE GARCIA" w:id="63" w:date="2023-03-09T20:03:00Z">
            <w:r w:rsidDel="00000000" w:rsidR="00000000" w:rsidRPr="00000000">
              <w:rPr>
                <w:sz w:val="24"/>
                <w:szCs w:val="24"/>
                <w:rtl w:val="0"/>
              </w:rPr>
              <w:t xml:space="preserve">6a)</w:t>
            </w:r>
          </w:ins>
        </w:sdtContent>
      </w:sdt>
      <w:r w:rsidDel="00000000" w:rsidR="00000000" w:rsidRPr="00000000">
        <w:rPr>
          <w:sz w:val="24"/>
          <w:szCs w:val="24"/>
          <w:rtl w:val="0"/>
        </w:rPr>
        <w:t xml:space="preserve">, las similitudes y diferencias en los imaginarios sociales proceden de las prácticas culturales, los valores y significados compartidos, y las experiencias históricas de cada sociedad. Cada imaginario se desarrolla a través de la interacción entre estas variables, que configuran la identidad colectiva y las narrativas que dan sentido a la vida social.</w:t>
      </w:r>
    </w:p>
    <w:p w:rsidR="00000000" w:rsidDel="00000000" w:rsidP="00000000" w:rsidRDefault="00000000" w:rsidRPr="00000000" w14:paraId="0000004A">
      <w:pPr>
        <w:spacing w:after="0" w:line="276" w:lineRule="auto"/>
        <w:jc w:val="both"/>
        <w:rPr>
          <w:sz w:val="24"/>
          <w:szCs w:val="24"/>
        </w:rPr>
      </w:pPr>
      <w:r w:rsidDel="00000000" w:rsidR="00000000" w:rsidRPr="00000000">
        <w:rPr>
          <w:sz w:val="24"/>
          <w:szCs w:val="24"/>
          <w:rtl w:val="0"/>
        </w:rPr>
        <w:t xml:space="preserve">Taylor, C. (2004): Imaginarios sociales modernos. Duke University Press. Disponible en:</w:t>
      </w:r>
    </w:p>
    <w:p w:rsidR="00000000" w:rsidDel="00000000" w:rsidP="00000000" w:rsidRDefault="00000000" w:rsidRPr="00000000" w14:paraId="0000004B">
      <w:pPr>
        <w:spacing w:after="0" w:line="276" w:lineRule="auto"/>
        <w:jc w:val="both"/>
        <w:rPr>
          <w:sz w:val="24"/>
          <w:szCs w:val="24"/>
        </w:rPr>
      </w:pPr>
      <w:sdt>
        <w:sdtPr>
          <w:tag w:val="goog_rdk_115"/>
        </w:sdtPr>
        <w:sdtContent>
          <w:commentRangeStart w:id="9"/>
        </w:sdtContent>
      </w:sdt>
      <w:hyperlink r:id="rId29">
        <w:r w:rsidDel="00000000" w:rsidR="00000000" w:rsidRPr="00000000">
          <w:rPr>
            <w:color w:val="0563c1"/>
            <w:sz w:val="24"/>
            <w:szCs w:val="24"/>
            <w:u w:val="single"/>
            <w:rtl w:val="0"/>
          </w:rPr>
          <w:t xml:space="preserve">file:///C:/Users/cpsb00usu43/Downloads/Taylor_Charles_2004_Modern_Social_Imaginaries_Durh.pdf</w:t>
        </w:r>
      </w:hyperlink>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4C">
      <w:pPr>
        <w:spacing w:line="276" w:lineRule="auto"/>
        <w:jc w:val="both"/>
        <w:rPr>
          <w:sz w:val="24"/>
          <w:szCs w:val="24"/>
        </w:rPr>
      </w:pPr>
      <w:r w:rsidDel="00000000" w:rsidR="00000000" w:rsidRPr="00000000">
        <w:rPr>
          <w:sz w:val="24"/>
          <w:szCs w:val="24"/>
          <w:rtl w:val="0"/>
        </w:rPr>
        <w:t xml:space="preserve">c. Baudrillard (19</w:t>
      </w:r>
      <w:sdt>
        <w:sdtPr>
          <w:tag w:val="goog_rdk_116"/>
        </w:sdtPr>
        <w:sdtContent>
          <w:ins w:author="FRANCISCO BERNETE GARCIA" w:id="64" w:date="2023-03-08T12:39:00Z">
            <w:r w:rsidDel="00000000" w:rsidR="00000000" w:rsidRPr="00000000">
              <w:rPr>
                <w:sz w:val="24"/>
                <w:szCs w:val="24"/>
                <w:rtl w:val="0"/>
              </w:rPr>
              <w:t xml:space="preserve">94</w:t>
            </w:r>
          </w:ins>
        </w:sdtContent>
      </w:sdt>
      <w:sdt>
        <w:sdtPr>
          <w:tag w:val="goog_rdk_117"/>
        </w:sdtPr>
        <w:sdtContent>
          <w:del w:author="FRANCISCO BERNETE GARCIA" w:id="64" w:date="2023-03-08T12:39:00Z">
            <w:r w:rsidDel="00000000" w:rsidR="00000000" w:rsidRPr="00000000">
              <w:rPr>
                <w:sz w:val="24"/>
                <w:szCs w:val="24"/>
                <w:rtl w:val="0"/>
              </w:rPr>
              <w:delText xml:space="preserve">81</w:delText>
            </w:r>
          </w:del>
        </w:sdtContent>
      </w:sdt>
      <w:r w:rsidDel="00000000" w:rsidR="00000000" w:rsidRPr="00000000">
        <w:rPr>
          <w:sz w:val="24"/>
          <w:szCs w:val="24"/>
          <w:rtl w:val="0"/>
        </w:rPr>
        <w:t xml:space="preserve">) sostiene que en la era de la simulación y la hiperrealidad, las similitudes y diferencias en los imaginarios sociales ya no provienen de una base histórica o cultural, sino de la producción y circulación de imágenes y signos a través de los medios de comunicación y la cultura de masas. En este sentido, las similitudes y diferencias en los imaginarios son el resultado de procesos de creación y diseminación de imágenes y mensajes a través de los cuales se construyen nuevas realidades y se borran las diferencias entre ellas.</w:t>
      </w:r>
    </w:p>
    <w:sdt>
      <w:sdtPr>
        <w:tag w:val="goog_rdk_119"/>
      </w:sdtPr>
      <w:sdtContent>
        <w:p w:rsidR="00000000" w:rsidDel="00000000" w:rsidP="00000000" w:rsidRDefault="00000000" w:rsidRPr="00000000" w14:paraId="0000004D">
          <w:pPr>
            <w:spacing w:after="0" w:line="276" w:lineRule="auto"/>
            <w:jc w:val="both"/>
            <w:rPr>
              <w:sz w:val="24"/>
              <w:szCs w:val="24"/>
              <w:highlight w:val="lightGray"/>
              <w:rPrChange w:author="FRANCISCO BERNETE GARCIA" w:id="65" w:date="2023-03-08T12:39:00Z">
                <w:rPr>
                  <w:sz w:val="24"/>
                  <w:szCs w:val="24"/>
                </w:rPr>
              </w:rPrChange>
            </w:rPr>
          </w:pPr>
          <w:sdt>
            <w:sdtPr>
              <w:tag w:val="goog_rdk_118"/>
            </w:sdtPr>
            <w:sdtContent>
              <w:r w:rsidDel="00000000" w:rsidR="00000000" w:rsidRPr="00000000">
                <w:rPr>
                  <w:sz w:val="24"/>
                  <w:szCs w:val="24"/>
                  <w:highlight w:val="lightGray"/>
                  <w:rtl w:val="0"/>
                  <w:rPrChange w:author="FRANCISCO BERNETE GARCIA" w:id="65" w:date="2023-03-08T12:39:00Z">
                    <w:rPr>
                      <w:sz w:val="24"/>
                      <w:szCs w:val="24"/>
                    </w:rPr>
                  </w:rPrChange>
                </w:rPr>
                <w:t xml:space="preserve">Baudrillard, J. (1981): Simulacros y simulación. Universidad de Michigan Press. Disponible en:</w:t>
              </w:r>
            </w:sdtContent>
          </w:sdt>
        </w:p>
      </w:sdtContent>
    </w:sdt>
    <w:sdt>
      <w:sdtPr>
        <w:tag w:val="goog_rdk_122"/>
      </w:sdtPr>
      <w:sdtContent>
        <w:p w:rsidR="00000000" w:rsidDel="00000000" w:rsidP="00000000" w:rsidRDefault="00000000" w:rsidRPr="00000000" w14:paraId="0000004E">
          <w:pPr>
            <w:spacing w:after="0" w:line="276" w:lineRule="auto"/>
            <w:jc w:val="both"/>
            <w:rPr>
              <w:sz w:val="24"/>
              <w:szCs w:val="24"/>
              <w:highlight w:val="lightGray"/>
              <w:rPrChange w:author="FRANCISCO BERNETE GARCIA" w:id="67" w:date="2023-03-08T12:39:00Z">
                <w:rPr>
                  <w:sz w:val="24"/>
                  <w:szCs w:val="24"/>
                </w:rPr>
              </w:rPrChange>
            </w:rPr>
          </w:pPr>
          <w:hyperlink r:id="rId30">
            <w:sdt>
              <w:sdtPr>
                <w:tag w:val="goog_rdk_120"/>
              </w:sdtPr>
              <w:sdtContent>
                <w:r w:rsidDel="00000000" w:rsidR="00000000" w:rsidRPr="00000000">
                  <w:rPr>
                    <w:color w:val="0563c1"/>
                    <w:sz w:val="24"/>
                    <w:szCs w:val="24"/>
                    <w:highlight w:val="lightGray"/>
                    <w:u w:val="single"/>
                    <w:rtl w:val="0"/>
                    <w:rPrChange w:author="FRANCISCO BERNETE GARCIA" w:id="66" w:date="2023-03-08T12:39:00Z">
                      <w:rPr>
                        <w:sz w:val="24"/>
                        <w:szCs w:val="24"/>
                      </w:rPr>
                    </w:rPrChange>
                  </w:rPr>
                  <w:t xml:space="preserve">http://net-workingworlds.weebly.com/uploads/1/5/1/5/15155460/simulacra_simulation.pdf</w:t>
                </w:r>
              </w:sdtContent>
            </w:sdt>
          </w:hyperlink>
          <w:sdt>
            <w:sdtPr>
              <w:tag w:val="goog_rdk_121"/>
            </w:sdtPr>
            <w:sdtContent>
              <w:r w:rsidDel="00000000" w:rsidR="00000000" w:rsidRPr="00000000">
                <w:rPr>
                  <w:rtl w:val="0"/>
                </w:rPr>
              </w:r>
            </w:sdtContent>
          </w:sdt>
        </w:p>
      </w:sdtContent>
    </w:sdt>
    <w:sdt>
      <w:sdtPr>
        <w:tag w:val="goog_rdk_124"/>
      </w:sdtPr>
      <w:sdtContent>
        <w:p w:rsidR="00000000" w:rsidDel="00000000" w:rsidP="00000000" w:rsidRDefault="00000000" w:rsidRPr="00000000" w14:paraId="0000004F">
          <w:pPr>
            <w:spacing w:after="0" w:line="276" w:lineRule="auto"/>
            <w:jc w:val="both"/>
            <w:rPr>
              <w:sz w:val="24"/>
              <w:szCs w:val="24"/>
              <w:highlight w:val="lightGray"/>
              <w:rPrChange w:author="FRANCISCO BERNETE GARCIA" w:id="67" w:date="2023-03-08T12:39:00Z">
                <w:rPr>
                  <w:sz w:val="24"/>
                  <w:szCs w:val="24"/>
                </w:rPr>
              </w:rPrChange>
            </w:rPr>
          </w:pPr>
          <w:sdt>
            <w:sdtPr>
              <w:tag w:val="goog_rdk_123"/>
            </w:sdtPr>
            <w:sdtContent>
              <w:r w:rsidDel="00000000" w:rsidR="00000000" w:rsidRPr="00000000">
                <w:rPr>
                  <w:sz w:val="24"/>
                  <w:szCs w:val="24"/>
                  <w:highlight w:val="lightGray"/>
                  <w:rtl w:val="0"/>
                  <w:rPrChange w:author="FRANCISCO BERNETE GARCIA" w:id="67" w:date="2023-03-08T12:39:00Z">
                    <w:rPr>
                      <w:sz w:val="24"/>
                      <w:szCs w:val="24"/>
                    </w:rPr>
                  </w:rPrChange>
                </w:rPr>
                <w:t xml:space="preserve">info: lfjcixOKkykJ: scholar.google.com</w:t>
              </w:r>
            </w:sdtContent>
          </w:sdt>
        </w:p>
      </w:sdtContent>
    </w:sdt>
    <w:p w:rsidR="00000000" w:rsidDel="00000000" w:rsidP="00000000" w:rsidRDefault="00000000" w:rsidRPr="00000000" w14:paraId="00000050">
      <w:pPr>
        <w:spacing w:after="0" w:line="276" w:lineRule="auto"/>
        <w:jc w:val="both"/>
        <w:rPr>
          <w:sz w:val="24"/>
          <w:szCs w:val="24"/>
        </w:rPr>
      </w:pPr>
      <w:hyperlink r:id="rId31">
        <w:sdt>
          <w:sdtPr>
            <w:tag w:val="goog_rdk_125"/>
          </w:sdtPr>
          <w:sdtContent>
            <w:r w:rsidDel="00000000" w:rsidR="00000000" w:rsidRPr="00000000">
              <w:rPr>
                <w:color w:val="0563c1"/>
                <w:sz w:val="24"/>
                <w:szCs w:val="24"/>
                <w:highlight w:val="lightGray"/>
                <w:u w:val="single"/>
                <w:rtl w:val="0"/>
                <w:rPrChange w:author="FRANCISCO BERNETE GARCIA" w:id="68" w:date="2023-03-08T12:39:00Z">
                  <w:rPr>
                    <w:sz w:val="24"/>
                    <w:szCs w:val="24"/>
                  </w:rPr>
                </w:rPrChange>
              </w:rPr>
              <w:t xml:space="preserve">http://www.ugr.es/~filosofiayterapia/MATERIALES/Baudrillard/4%20Tres%20ordenes%20de%20simulacros%20segun%20Baudrillard.pdf</w:t>
            </w:r>
          </w:sdtContent>
        </w:sdt>
      </w:hyperlink>
      <w:r w:rsidDel="00000000" w:rsidR="00000000" w:rsidRPr="00000000">
        <w:rPr>
          <w:rtl w:val="0"/>
        </w:rPr>
      </w:r>
    </w:p>
    <w:p w:rsidR="00000000" w:rsidDel="00000000" w:rsidP="00000000" w:rsidRDefault="00000000" w:rsidRPr="00000000" w14:paraId="00000051">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52">
      <w:pPr>
        <w:rPr>
          <w:b w:val="1"/>
          <w:color w:val="ff0000"/>
          <w:sz w:val="28"/>
          <w:szCs w:val="28"/>
        </w:rPr>
      </w:pPr>
      <w:r w:rsidDel="00000000" w:rsidR="00000000" w:rsidRPr="00000000">
        <w:rPr>
          <w:b w:val="1"/>
          <w:color w:val="ff0000"/>
          <w:sz w:val="28"/>
          <w:szCs w:val="28"/>
          <w:rtl w:val="0"/>
        </w:rPr>
        <w:t xml:space="preserve">6) ¿POR QUÉ ES NECESARIA LA CONSTRUCCIÓN DE ESTOS IMAGINARIOS SOCIALES</w:t>
      </w:r>
      <w:sdt>
        <w:sdtPr>
          <w:tag w:val="goog_rdk_126"/>
        </w:sdtPr>
        <w:sdtContent>
          <w:del w:author="FRANCISCO BERNETE GARCIA" w:id="69" w:date="2023-03-08T12:39:00Z">
            <w:r w:rsidDel="00000000" w:rsidR="00000000" w:rsidRPr="00000000">
              <w:rPr>
                <w:b w:val="1"/>
                <w:color w:val="ff0000"/>
                <w:sz w:val="28"/>
                <w:szCs w:val="28"/>
                <w:rtl w:val="0"/>
              </w:rPr>
              <w:delText xml:space="preserve">,</w:delText>
            </w:r>
          </w:del>
        </w:sdtContent>
      </w:sdt>
      <w:r w:rsidDel="00000000" w:rsidR="00000000" w:rsidRPr="00000000">
        <w:rPr>
          <w:b w:val="1"/>
          <w:color w:val="ff0000"/>
          <w:sz w:val="28"/>
          <w:szCs w:val="28"/>
          <w:rtl w:val="0"/>
        </w:rPr>
        <w:t xml:space="preserve"> PARA EL AVANCE DE NUESTRAS SOCIEDADES?</w:t>
      </w:r>
    </w:p>
    <w:p w:rsidR="00000000" w:rsidDel="00000000" w:rsidP="00000000" w:rsidRDefault="00000000" w:rsidRPr="00000000" w14:paraId="00000053">
      <w:pPr>
        <w:spacing w:line="276" w:lineRule="auto"/>
        <w:jc w:val="both"/>
        <w:rPr>
          <w:sz w:val="24"/>
          <w:szCs w:val="24"/>
        </w:rPr>
      </w:pPr>
      <w:r w:rsidDel="00000000" w:rsidR="00000000" w:rsidRPr="00000000">
        <w:rPr>
          <w:sz w:val="24"/>
          <w:szCs w:val="24"/>
          <w:rtl w:val="0"/>
        </w:rPr>
        <w:t xml:space="preserve">a. Según Castoriadis (2007), la construcción de imaginarios sociales es necesaria para que las sociedades puedan darse un sentido a sí mismas y a sus prácticas, y para dotar de un significado común a los actos y experiencias humanas. Los imaginarios sociales son una</w:t>
      </w:r>
      <w:sdt>
        <w:sdtPr>
          <w:tag w:val="goog_rdk_127"/>
        </w:sdtPr>
        <w:sdtContent>
          <w:ins w:author="FRANCISCO BERNETE GARCIA" w:id="70" w:date="2023-03-08T12:40:00Z">
            <w:r w:rsidDel="00000000" w:rsidR="00000000" w:rsidRPr="00000000">
              <w:rPr>
                <w:sz w:val="24"/>
                <w:szCs w:val="24"/>
                <w:rtl w:val="0"/>
              </w:rPr>
              <w:t xml:space="preserve">s</w:t>
            </w:r>
          </w:ins>
        </w:sdtContent>
      </w:sdt>
      <w:r w:rsidDel="00000000" w:rsidR="00000000" w:rsidRPr="00000000">
        <w:rPr>
          <w:sz w:val="24"/>
          <w:szCs w:val="24"/>
          <w:rtl w:val="0"/>
        </w:rPr>
        <w:t xml:space="preserve"> fuente</w:t>
      </w:r>
      <w:sdt>
        <w:sdtPr>
          <w:tag w:val="goog_rdk_128"/>
        </w:sdtPr>
        <w:sdtContent>
          <w:ins w:author="FRANCISCO BERNETE GARCIA" w:id="71" w:date="2023-03-08T12:40:00Z">
            <w:r w:rsidDel="00000000" w:rsidR="00000000" w:rsidRPr="00000000">
              <w:rPr>
                <w:sz w:val="24"/>
                <w:szCs w:val="24"/>
                <w:rtl w:val="0"/>
              </w:rPr>
              <w:t xml:space="preserve">s</w:t>
            </w:r>
          </w:ins>
        </w:sdtContent>
      </w:sdt>
      <w:r w:rsidDel="00000000" w:rsidR="00000000" w:rsidRPr="00000000">
        <w:rPr>
          <w:sz w:val="24"/>
          <w:szCs w:val="24"/>
          <w:rtl w:val="0"/>
        </w:rPr>
        <w:t xml:space="preserve"> de identidad colectiva y de orientación moral, que permiten a los individuos situarse en el mundo y comprender su lugar en la sociedad.</w:t>
      </w:r>
    </w:p>
    <w:sdt>
      <w:sdtPr>
        <w:tag w:val="goog_rdk_130"/>
      </w:sdtPr>
      <w:sdtContent>
        <w:p w:rsidR="00000000" w:rsidDel="00000000" w:rsidP="00000000" w:rsidRDefault="00000000" w:rsidRPr="00000000" w14:paraId="00000054">
          <w:pPr>
            <w:spacing w:after="0" w:line="276" w:lineRule="auto"/>
            <w:jc w:val="both"/>
            <w:rPr>
              <w:sz w:val="24"/>
              <w:szCs w:val="24"/>
              <w:highlight w:val="lightGray"/>
              <w:rPrChange w:author="FRANCISCO BERNETE GARCIA" w:id="72" w:date="2023-03-08T12:39:00Z">
                <w:rPr>
                  <w:sz w:val="24"/>
                  <w:szCs w:val="24"/>
                </w:rPr>
              </w:rPrChange>
            </w:rPr>
          </w:pPr>
          <w:sdt>
            <w:sdtPr>
              <w:tag w:val="goog_rdk_129"/>
            </w:sdtPr>
            <w:sdtContent>
              <w:r w:rsidDel="00000000" w:rsidR="00000000" w:rsidRPr="00000000">
                <w:rPr>
                  <w:sz w:val="24"/>
                  <w:szCs w:val="24"/>
                  <w:highlight w:val="lightGray"/>
                  <w:rtl w:val="0"/>
                  <w:rPrChange w:author="FRANCISCO BERNETE GARCIA" w:id="72" w:date="2023-03-08T12:39:00Z">
                    <w:rPr>
                      <w:sz w:val="24"/>
                      <w:szCs w:val="24"/>
                    </w:rPr>
                  </w:rPrChange>
                </w:rPr>
                <w:t xml:space="preserve">Castoriadis, C. (2007): La institución imaginaria de la sociedad. Tusquets Editores. Buenos Aires. Argentina. Disponible en: </w:t>
              </w:r>
            </w:sdtContent>
          </w:sdt>
        </w:p>
      </w:sdtContent>
    </w:sdt>
    <w:p w:rsidR="00000000" w:rsidDel="00000000" w:rsidP="00000000" w:rsidRDefault="00000000" w:rsidRPr="00000000" w14:paraId="00000055">
      <w:pPr>
        <w:spacing w:after="0" w:line="276" w:lineRule="auto"/>
        <w:jc w:val="both"/>
        <w:rPr>
          <w:sz w:val="24"/>
          <w:szCs w:val="24"/>
        </w:rPr>
      </w:pPr>
      <w:hyperlink r:id="rId32">
        <w:sdt>
          <w:sdtPr>
            <w:tag w:val="goog_rdk_131"/>
          </w:sdtPr>
          <w:sdtContent>
            <w:r w:rsidDel="00000000" w:rsidR="00000000" w:rsidRPr="00000000">
              <w:rPr>
                <w:color w:val="0563c1"/>
                <w:sz w:val="24"/>
                <w:szCs w:val="24"/>
                <w:highlight w:val="lightGray"/>
                <w:u w:val="single"/>
                <w:rtl w:val="0"/>
                <w:rPrChange w:author="FRANCISCO BERNETE GARCIA" w:id="73" w:date="2023-03-08T12:39:00Z">
                  <w:rPr>
                    <w:sz w:val="24"/>
                    <w:szCs w:val="24"/>
                  </w:rPr>
                </w:rPrChange>
              </w:rPr>
              <w:t xml:space="preserve">https://revolucioncantonaldotnet.files.wordpress.com/2019/01/kupdf.com_la-institucioacuten-imaginaria-de-la-sociedad-cornelius-castoriadis.pdf</w:t>
            </w:r>
          </w:sdtContent>
        </w:sdt>
      </w:hyperlink>
      <w:r w:rsidDel="00000000" w:rsidR="00000000" w:rsidRPr="00000000">
        <w:rPr>
          <w:rtl w:val="0"/>
        </w:rPr>
      </w:r>
    </w:p>
    <w:p w:rsidR="00000000" w:rsidDel="00000000" w:rsidP="00000000" w:rsidRDefault="00000000" w:rsidRPr="00000000" w14:paraId="00000056">
      <w:pPr>
        <w:spacing w:line="276" w:lineRule="auto"/>
        <w:jc w:val="both"/>
        <w:rPr>
          <w:sz w:val="24"/>
          <w:szCs w:val="24"/>
        </w:rPr>
      </w:pPr>
      <w:r w:rsidDel="00000000" w:rsidR="00000000" w:rsidRPr="00000000">
        <w:rPr>
          <w:sz w:val="24"/>
          <w:szCs w:val="24"/>
          <w:rtl w:val="0"/>
        </w:rPr>
        <w:t xml:space="preserve">b. Según Charles Taylor (2006</w:t>
      </w:r>
      <w:sdt>
        <w:sdtPr>
          <w:tag w:val="goog_rdk_132"/>
        </w:sdtPr>
        <w:sdtContent>
          <w:ins w:author="FRANCISCO BERNETE GARCIA" w:id="74" w:date="2023-03-08T12:40:00Z">
            <w:r w:rsidDel="00000000" w:rsidR="00000000" w:rsidRPr="00000000">
              <w:rPr>
                <w:sz w:val="24"/>
                <w:szCs w:val="24"/>
                <w:rtl w:val="0"/>
              </w:rPr>
              <w:t xml:space="preserve">a</w:t>
            </w:r>
          </w:ins>
        </w:sdtContent>
      </w:sdt>
      <w:r w:rsidDel="00000000" w:rsidR="00000000" w:rsidRPr="00000000">
        <w:rPr>
          <w:sz w:val="24"/>
          <w:szCs w:val="24"/>
          <w:rtl w:val="0"/>
        </w:rPr>
        <w:t xml:space="preserve">), la construcción de imaginarios sociales es necesaria para el avance de nuestras sociedades porque estos imaginarios proporcionan un marco de referencia compartido para la acción colectiva y para la toma de decisiones políticas y sociales. Además, los imaginarios sociales pueden inspirar la creación de nuevas instituciones y prácticas que permiten a las sociedades afrontar los retos del presente y del futuro.</w:t>
      </w:r>
    </w:p>
    <w:sdt>
      <w:sdtPr>
        <w:tag w:val="goog_rdk_134"/>
      </w:sdtPr>
      <w:sdtContent>
        <w:p w:rsidR="00000000" w:rsidDel="00000000" w:rsidP="00000000" w:rsidRDefault="00000000" w:rsidRPr="00000000" w14:paraId="00000057">
          <w:pPr>
            <w:spacing w:after="0" w:line="276" w:lineRule="auto"/>
            <w:jc w:val="both"/>
            <w:rPr>
              <w:sz w:val="24"/>
              <w:szCs w:val="24"/>
              <w:highlight w:val="lightGray"/>
              <w:rPrChange w:author="FRANCISCO BERNETE GARCIA" w:id="75" w:date="2023-03-08T12:41:00Z">
                <w:rPr>
                  <w:sz w:val="24"/>
                  <w:szCs w:val="24"/>
                </w:rPr>
              </w:rPrChange>
            </w:rPr>
          </w:pPr>
          <w:bookmarkStart w:colFirst="0" w:colLast="0" w:name="_heading=h.tyjcwt" w:id="5"/>
          <w:bookmarkEnd w:id="5"/>
          <w:sdt>
            <w:sdtPr>
              <w:tag w:val="goog_rdk_133"/>
            </w:sdtPr>
            <w:sdtContent>
              <w:r w:rsidDel="00000000" w:rsidR="00000000" w:rsidRPr="00000000">
                <w:rPr>
                  <w:sz w:val="24"/>
                  <w:szCs w:val="24"/>
                  <w:highlight w:val="lightGray"/>
                  <w:rtl w:val="0"/>
                  <w:rPrChange w:author="FRANCISCO BERNETE GARCIA" w:id="75" w:date="2023-03-08T12:41:00Z">
                    <w:rPr>
                      <w:sz w:val="24"/>
                      <w:szCs w:val="24"/>
                    </w:rPr>
                  </w:rPrChange>
                </w:rPr>
                <w:t xml:space="preserve">Taylor, C. (2006): Los imaginarios sociales modernos. Editorial Paidós. Barcelona. España. Disponible en:</w:t>
              </w:r>
            </w:sdtContent>
          </w:sdt>
        </w:p>
      </w:sdtContent>
    </w:sdt>
    <w:p w:rsidR="00000000" w:rsidDel="00000000" w:rsidP="00000000" w:rsidRDefault="00000000" w:rsidRPr="00000000" w14:paraId="00000058">
      <w:pPr>
        <w:spacing w:line="276" w:lineRule="auto"/>
        <w:jc w:val="both"/>
        <w:rPr>
          <w:sz w:val="24"/>
          <w:szCs w:val="24"/>
        </w:rPr>
      </w:pPr>
      <w:hyperlink r:id="rId33">
        <w:sdt>
          <w:sdtPr>
            <w:tag w:val="goog_rdk_135"/>
          </w:sdtPr>
          <w:sdtContent>
            <w:r w:rsidDel="00000000" w:rsidR="00000000" w:rsidRPr="00000000">
              <w:rPr>
                <w:color w:val="0563c1"/>
                <w:sz w:val="24"/>
                <w:szCs w:val="24"/>
                <w:highlight w:val="lightGray"/>
                <w:u w:val="single"/>
                <w:rtl w:val="0"/>
                <w:rPrChange w:author="FRANCISCO BERNETE GARCIA" w:id="76" w:date="2023-03-08T12:41:00Z">
                  <w:rPr>
                    <w:sz w:val="24"/>
                    <w:szCs w:val="24"/>
                  </w:rPr>
                </w:rPrChange>
              </w:rPr>
              <w:t xml:space="preserve">https://es.scribd.com/document/393406726/Imaginarios-Sociales-Modernos-Charles-Taylor#download</w:t>
            </w:r>
          </w:sdtContent>
        </w:sdt>
      </w:hyperlink>
      <w:r w:rsidDel="00000000" w:rsidR="00000000" w:rsidRPr="00000000">
        <w:rPr>
          <w:rtl w:val="0"/>
        </w:rPr>
      </w:r>
    </w:p>
    <w:p w:rsidR="00000000" w:rsidDel="00000000" w:rsidP="00000000" w:rsidRDefault="00000000" w:rsidRPr="00000000" w14:paraId="00000059">
      <w:pPr>
        <w:spacing w:line="276" w:lineRule="auto"/>
        <w:jc w:val="both"/>
        <w:rPr>
          <w:sz w:val="24"/>
          <w:szCs w:val="24"/>
        </w:rPr>
      </w:pPr>
      <w:r w:rsidDel="00000000" w:rsidR="00000000" w:rsidRPr="00000000">
        <w:rPr>
          <w:sz w:val="24"/>
          <w:szCs w:val="24"/>
          <w:rtl w:val="0"/>
        </w:rPr>
        <w:t xml:space="preserve">c. Baudrillard (1997:</w:t>
      </w:r>
      <w:sdt>
        <w:sdtPr>
          <w:tag w:val="goog_rdk_136"/>
        </w:sdtPr>
        <w:sdtContent>
          <w:ins w:author="FRANCISCO BERNETE GARCIA" w:id="77" w:date="2023-03-08T12:41:00Z">
            <w:r w:rsidDel="00000000" w:rsidR="00000000" w:rsidRPr="00000000">
              <w:rPr>
                <w:sz w:val="24"/>
                <w:szCs w:val="24"/>
                <w:rtl w:val="0"/>
              </w:rPr>
              <w:t xml:space="preserve"> </w:t>
            </w:r>
          </w:ins>
        </w:sdtContent>
      </w:sdt>
      <w:r w:rsidDel="00000000" w:rsidR="00000000" w:rsidRPr="00000000">
        <w:rPr>
          <w:sz w:val="24"/>
          <w:szCs w:val="24"/>
          <w:rtl w:val="0"/>
        </w:rPr>
        <w:t xml:space="preserve">4-9) sostiene que en la era de la simulación y la hiperrealidad, la construcción de imaginarios sociales ya no tiene una función progresista o emancipadora, sino que se ha convertido en un medio de control y manipulación de la sociedad. En lugar de permitir el avance de nuestras sociedades, los imaginarios sociales producidos por los medios de comunicación y la cultura de masas sirven para mantener el status quo y reforzar el poder de las élites dominantes.</w:t>
      </w:r>
    </w:p>
    <w:sdt>
      <w:sdtPr>
        <w:tag w:val="goog_rdk_138"/>
      </w:sdtPr>
      <w:sdtContent>
        <w:p w:rsidR="00000000" w:rsidDel="00000000" w:rsidP="00000000" w:rsidRDefault="00000000" w:rsidRPr="00000000" w14:paraId="0000005A">
          <w:pPr>
            <w:spacing w:after="0" w:line="276" w:lineRule="auto"/>
            <w:jc w:val="both"/>
            <w:rPr>
              <w:sz w:val="24"/>
              <w:szCs w:val="24"/>
              <w:highlight w:val="lightGray"/>
              <w:rPrChange w:author="FRANCISCO BERNETE GARCIA" w:id="78" w:date="2023-03-08T12:41:00Z">
                <w:rPr>
                  <w:sz w:val="24"/>
                  <w:szCs w:val="24"/>
                </w:rPr>
              </w:rPrChange>
            </w:rPr>
          </w:pPr>
          <w:sdt>
            <w:sdtPr>
              <w:tag w:val="goog_rdk_137"/>
            </w:sdtPr>
            <w:sdtContent>
              <w:r w:rsidDel="00000000" w:rsidR="00000000" w:rsidRPr="00000000">
                <w:rPr>
                  <w:sz w:val="24"/>
                  <w:szCs w:val="24"/>
                  <w:highlight w:val="lightGray"/>
                  <w:rtl w:val="0"/>
                  <w:rPrChange w:author="FRANCISCO BERNETE GARCIA" w:id="78" w:date="2023-03-08T12:41:00Z">
                    <w:rPr>
                      <w:sz w:val="24"/>
                      <w:szCs w:val="24"/>
                    </w:rPr>
                  </w:rPrChange>
                </w:rPr>
                <w:t xml:space="preserve">Baudrillard, J. (1997). El otro por sí mismo. Anagrama. Barcelona. España. (Ed. Original publicada en 1987, L’autre par lui-même (Habilitation), Éditions Galilée, París). Páginas 4-9. Disponible en:</w:t>
              </w:r>
            </w:sdtContent>
          </w:sdt>
        </w:p>
      </w:sdtContent>
    </w:sdt>
    <w:p w:rsidR="00000000" w:rsidDel="00000000" w:rsidP="00000000" w:rsidRDefault="00000000" w:rsidRPr="00000000" w14:paraId="0000005B">
      <w:pPr>
        <w:spacing w:after="0" w:line="276" w:lineRule="auto"/>
        <w:jc w:val="both"/>
        <w:rPr>
          <w:sz w:val="24"/>
          <w:szCs w:val="24"/>
        </w:rPr>
      </w:pPr>
      <w:hyperlink r:id="rId34">
        <w:sdt>
          <w:sdtPr>
            <w:tag w:val="goog_rdk_139"/>
          </w:sdtPr>
          <w:sdtContent>
            <w:r w:rsidDel="00000000" w:rsidR="00000000" w:rsidRPr="00000000">
              <w:rPr>
                <w:color w:val="0563c1"/>
                <w:sz w:val="24"/>
                <w:szCs w:val="24"/>
                <w:highlight w:val="lightGray"/>
                <w:u w:val="single"/>
                <w:rtl w:val="0"/>
                <w:rPrChange w:author="FRANCISCO BERNETE GARCIA" w:id="79" w:date="2023-03-08T12:41:00Z">
                  <w:rPr>
                    <w:sz w:val="24"/>
                    <w:szCs w:val="24"/>
                  </w:rPr>
                </w:rPrChange>
              </w:rPr>
              <w:t xml:space="preserve">http://www.medicinayarte.com/img/biblioteca_virtual_pubilica_baudrillard_el_otroporsi_mismo.pdf</w:t>
            </w:r>
          </w:sdtContent>
        </w:sdt>
      </w:hyperlink>
      <w:r w:rsidDel="00000000" w:rsidR="00000000" w:rsidRPr="00000000">
        <w:rPr>
          <w:rtl w:val="0"/>
        </w:rPr>
      </w:r>
    </w:p>
    <w:p w:rsidR="00000000" w:rsidDel="00000000" w:rsidP="00000000" w:rsidRDefault="00000000" w:rsidRPr="00000000" w14:paraId="0000005C">
      <w:pPr>
        <w:spacing w:line="276" w:lineRule="auto"/>
        <w:jc w:val="both"/>
        <w:rPr>
          <w:sz w:val="24"/>
          <w:szCs w:val="24"/>
        </w:rPr>
      </w:pPr>
      <w:r w:rsidDel="00000000" w:rsidR="00000000" w:rsidRPr="00000000">
        <w:rPr>
          <w:rtl w:val="0"/>
        </w:rPr>
      </w:r>
    </w:p>
    <w:p w:rsidR="00000000" w:rsidDel="00000000" w:rsidP="00000000" w:rsidRDefault="00000000" w:rsidRPr="00000000" w14:paraId="0000005D">
      <w:pPr>
        <w:rPr>
          <w:b w:val="1"/>
          <w:color w:val="ff0000"/>
          <w:sz w:val="28"/>
          <w:szCs w:val="28"/>
        </w:rPr>
      </w:pPr>
      <w:r w:rsidDel="00000000" w:rsidR="00000000" w:rsidRPr="00000000">
        <w:rPr>
          <w:b w:val="1"/>
          <w:color w:val="ff0000"/>
          <w:sz w:val="28"/>
          <w:szCs w:val="28"/>
          <w:rtl w:val="0"/>
        </w:rPr>
        <w:t xml:space="preserve">7) RELACIÓN ENTRE IMAGINARIOS SOCIALES Y CAMBIOS SOCIALES</w:t>
      </w:r>
    </w:p>
    <w:p w:rsidR="00000000" w:rsidDel="00000000" w:rsidP="00000000" w:rsidRDefault="00000000" w:rsidRPr="00000000" w14:paraId="0000005E">
      <w:pPr>
        <w:spacing w:line="276" w:lineRule="auto"/>
        <w:jc w:val="both"/>
        <w:rPr>
          <w:sz w:val="24"/>
          <w:szCs w:val="24"/>
        </w:rPr>
      </w:pPr>
      <w:r w:rsidDel="00000000" w:rsidR="00000000" w:rsidRPr="00000000">
        <w:rPr>
          <w:sz w:val="24"/>
          <w:szCs w:val="24"/>
          <w:rtl w:val="0"/>
        </w:rPr>
        <w:t xml:space="preserve">a.- Según Castoriadis (2007), los imaginarios sociales y los cambios sociales están estrechamente relacionados, ya que los imaginarios sociales proporcionan un marco simbólico y conceptual a partir del cual se construyen las representaciones y prácticas sociales. Los imaginarios sociales pueden servir como fuerza impulsora de los cambios sociales, ya que pueden inspirar nuevas visiones del mundo y nuevas formas de organización social y política. Además, los imaginarios sociales pueden ser transformados y redefinidos en respuesta a los cambios sociales, lo que a su vez puede influir en la dirección y el ritmo de los cambios sociales. En este sentido, los imaginarios sociales y los cambios sociales se retroalimentan mutuamente y están en constante interacción.</w:t>
      </w:r>
    </w:p>
    <w:sdt>
      <w:sdtPr>
        <w:tag w:val="goog_rdk_141"/>
      </w:sdtPr>
      <w:sdtContent>
        <w:p w:rsidR="00000000" w:rsidDel="00000000" w:rsidP="00000000" w:rsidRDefault="00000000" w:rsidRPr="00000000" w14:paraId="0000005F">
          <w:pPr>
            <w:spacing w:after="0" w:line="276" w:lineRule="auto"/>
            <w:jc w:val="both"/>
            <w:rPr>
              <w:sz w:val="24"/>
              <w:szCs w:val="24"/>
              <w:highlight w:val="lightGray"/>
              <w:rPrChange w:author="FRANCISCO BERNETE GARCIA" w:id="80" w:date="2023-03-08T12:56:00Z">
                <w:rPr>
                  <w:sz w:val="24"/>
                  <w:szCs w:val="24"/>
                </w:rPr>
              </w:rPrChange>
            </w:rPr>
          </w:pPr>
          <w:sdt>
            <w:sdtPr>
              <w:tag w:val="goog_rdk_140"/>
            </w:sdtPr>
            <w:sdtContent>
              <w:r w:rsidDel="00000000" w:rsidR="00000000" w:rsidRPr="00000000">
                <w:rPr>
                  <w:sz w:val="24"/>
                  <w:szCs w:val="24"/>
                  <w:highlight w:val="lightGray"/>
                  <w:rtl w:val="0"/>
                  <w:rPrChange w:author="FRANCISCO BERNETE GARCIA" w:id="80" w:date="2023-03-08T12:56:00Z">
                    <w:rPr>
                      <w:sz w:val="24"/>
                      <w:szCs w:val="24"/>
                    </w:rPr>
                  </w:rPrChange>
                </w:rPr>
                <w:t xml:space="preserve">Castoriadis, C. (2007): La institución imaginaria de la sociedad. Tusquets Editores. Buenos Aires. Argentina. Disponible en: </w:t>
              </w:r>
            </w:sdtContent>
          </w:sdt>
        </w:p>
      </w:sdtContent>
    </w:sdt>
    <w:p w:rsidR="00000000" w:rsidDel="00000000" w:rsidP="00000000" w:rsidRDefault="00000000" w:rsidRPr="00000000" w14:paraId="00000060">
      <w:pPr>
        <w:spacing w:after="0" w:line="276" w:lineRule="auto"/>
        <w:jc w:val="both"/>
        <w:rPr>
          <w:sz w:val="24"/>
          <w:szCs w:val="24"/>
        </w:rPr>
      </w:pPr>
      <w:hyperlink r:id="rId35">
        <w:sdt>
          <w:sdtPr>
            <w:tag w:val="goog_rdk_142"/>
          </w:sdtPr>
          <w:sdtContent>
            <w:r w:rsidDel="00000000" w:rsidR="00000000" w:rsidRPr="00000000">
              <w:rPr>
                <w:color w:val="0563c1"/>
                <w:sz w:val="24"/>
                <w:szCs w:val="24"/>
                <w:highlight w:val="lightGray"/>
                <w:u w:val="single"/>
                <w:rtl w:val="0"/>
                <w:rPrChange w:author="FRANCISCO BERNETE GARCIA" w:id="81" w:date="2023-03-08T12:56:00Z">
                  <w:rPr>
                    <w:sz w:val="24"/>
                    <w:szCs w:val="24"/>
                  </w:rPr>
                </w:rPrChange>
              </w:rPr>
              <w:t xml:space="preserve">https://revolucioncantonaldotnet.files.wordpress.com/2019/01/kupdf.com_la-institucioacuten-imaginaria-de-la-sociedad-cornelius-castoriadis.pdf</w:t>
            </w:r>
          </w:sdtContent>
        </w:sdt>
      </w:hyperlink>
      <w:r w:rsidDel="00000000" w:rsidR="00000000" w:rsidRPr="00000000">
        <w:rPr>
          <w:rtl w:val="0"/>
        </w:rPr>
      </w:r>
    </w:p>
    <w:p w:rsidR="00000000" w:rsidDel="00000000" w:rsidP="00000000" w:rsidRDefault="00000000" w:rsidRPr="00000000" w14:paraId="00000061">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62">
      <w:pPr>
        <w:spacing w:line="276" w:lineRule="auto"/>
        <w:jc w:val="both"/>
        <w:rPr>
          <w:sz w:val="24"/>
          <w:szCs w:val="24"/>
        </w:rPr>
      </w:pPr>
      <w:r w:rsidDel="00000000" w:rsidR="00000000" w:rsidRPr="00000000">
        <w:rPr>
          <w:sz w:val="24"/>
          <w:szCs w:val="24"/>
          <w:rtl w:val="0"/>
        </w:rPr>
        <w:t xml:space="preserve">b. Según Charles Taylor (2006</w:t>
      </w:r>
      <w:sdt>
        <w:sdtPr>
          <w:tag w:val="goog_rdk_143"/>
        </w:sdtPr>
        <w:sdtContent>
          <w:ins w:author="FRANCISCO BERNETE GARCIA" w:id="82" w:date="2023-03-08T12:56:00Z">
            <w:r w:rsidDel="00000000" w:rsidR="00000000" w:rsidRPr="00000000">
              <w:rPr>
                <w:sz w:val="24"/>
                <w:szCs w:val="24"/>
                <w:rtl w:val="0"/>
              </w:rPr>
              <w:t xml:space="preserve">a</w:t>
            </w:r>
          </w:ins>
        </w:sdtContent>
      </w:sdt>
      <w:r w:rsidDel="00000000" w:rsidR="00000000" w:rsidRPr="00000000">
        <w:rPr>
          <w:sz w:val="24"/>
          <w:szCs w:val="24"/>
          <w:rtl w:val="0"/>
        </w:rPr>
        <w:t xml:space="preserve">), los imaginarios sociales tienen un papel importante en la configuración y transformación de las sociedades. Los imaginarios sociales no son solo una representación de la sociedad, sino que también tienen un impacto en la forma en que las personas interactúan y se organizan en la sociedad.</w:t>
      </w:r>
    </w:p>
    <w:p w:rsidR="00000000" w:rsidDel="00000000" w:rsidP="00000000" w:rsidRDefault="00000000" w:rsidRPr="00000000" w14:paraId="00000063">
      <w:pPr>
        <w:spacing w:line="276" w:lineRule="auto"/>
        <w:jc w:val="both"/>
        <w:rPr>
          <w:sz w:val="24"/>
          <w:szCs w:val="24"/>
        </w:rPr>
      </w:pPr>
      <w:r w:rsidDel="00000000" w:rsidR="00000000" w:rsidRPr="00000000">
        <w:rPr>
          <w:sz w:val="24"/>
          <w:szCs w:val="24"/>
          <w:rtl w:val="0"/>
        </w:rPr>
        <w:t xml:space="preserve">Los imaginarios sociales pueden inspirar y motivar cambios sociales y políticos, al ofrecer nuevas formas de pensar sobre la realidad social y al proporcionar un sentido de comunidad y pertenencia a un grupo. Además, los imaginarios sociales también pueden ser influenciados por los cambios sociales y políticos, ya que las experiencias históricas y las luchas sociales pueden afectar a la forma en que las personas piensan y se imaginan la sociedad. Concluye </w:t>
      </w:r>
      <w:sdt>
        <w:sdtPr>
          <w:tag w:val="goog_rdk_144"/>
        </w:sdtPr>
        <w:sdtContent>
          <w:del w:author="FRANCISCO BERNETE GARCIA" w:id="83" w:date="2023-03-08T12:57:00Z">
            <w:r w:rsidDel="00000000" w:rsidR="00000000" w:rsidRPr="00000000">
              <w:rPr>
                <w:sz w:val="24"/>
                <w:szCs w:val="24"/>
                <w:rtl w:val="0"/>
              </w:rPr>
              <w:delText xml:space="preserve">en </w:delText>
            </w:r>
          </w:del>
        </w:sdtContent>
      </w:sdt>
      <w:r w:rsidDel="00000000" w:rsidR="00000000" w:rsidRPr="00000000">
        <w:rPr>
          <w:sz w:val="24"/>
          <w:szCs w:val="24"/>
          <w:rtl w:val="0"/>
        </w:rPr>
        <w:t xml:space="preserve">que los imaginarios sociales y los cambios sociales están intrínsecamente relacionados, y la forma en que se imaginan y representan las sociedades puede influir en la dirección y el ritmo del cambio social.</w:t>
      </w:r>
    </w:p>
    <w:sdt>
      <w:sdtPr>
        <w:tag w:val="goog_rdk_146"/>
      </w:sdtPr>
      <w:sdtContent>
        <w:p w:rsidR="00000000" w:rsidDel="00000000" w:rsidP="00000000" w:rsidRDefault="00000000" w:rsidRPr="00000000" w14:paraId="00000064">
          <w:pPr>
            <w:spacing w:after="0" w:line="276" w:lineRule="auto"/>
            <w:jc w:val="both"/>
            <w:rPr>
              <w:sz w:val="24"/>
              <w:szCs w:val="24"/>
              <w:highlight w:val="lightGray"/>
              <w:rPrChange w:author="FRANCISCO BERNETE GARCIA" w:id="84" w:date="2023-03-08T12:56:00Z">
                <w:rPr>
                  <w:sz w:val="24"/>
                  <w:szCs w:val="24"/>
                </w:rPr>
              </w:rPrChange>
            </w:rPr>
          </w:pPr>
          <w:sdt>
            <w:sdtPr>
              <w:tag w:val="goog_rdk_145"/>
            </w:sdtPr>
            <w:sdtContent>
              <w:r w:rsidDel="00000000" w:rsidR="00000000" w:rsidRPr="00000000">
                <w:rPr>
                  <w:sz w:val="24"/>
                  <w:szCs w:val="24"/>
                  <w:highlight w:val="lightGray"/>
                  <w:rtl w:val="0"/>
                  <w:rPrChange w:author="FRANCISCO BERNETE GARCIA" w:id="84" w:date="2023-03-08T12:56:00Z">
                    <w:rPr>
                      <w:sz w:val="24"/>
                      <w:szCs w:val="24"/>
                    </w:rPr>
                  </w:rPrChange>
                </w:rPr>
                <w:t xml:space="preserve">Taylor, C. (2006): Los imaginarios sociales modernos. Editorial Paidós. Barcelona. España. Disponible en:</w:t>
              </w:r>
            </w:sdtContent>
          </w:sdt>
        </w:p>
      </w:sdtContent>
    </w:sdt>
    <w:p w:rsidR="00000000" w:rsidDel="00000000" w:rsidP="00000000" w:rsidRDefault="00000000" w:rsidRPr="00000000" w14:paraId="00000065">
      <w:pPr>
        <w:spacing w:after="0" w:line="276" w:lineRule="auto"/>
        <w:jc w:val="both"/>
        <w:rPr>
          <w:sz w:val="24"/>
          <w:szCs w:val="24"/>
        </w:rPr>
      </w:pPr>
      <w:hyperlink r:id="rId36">
        <w:sdt>
          <w:sdtPr>
            <w:tag w:val="goog_rdk_147"/>
          </w:sdtPr>
          <w:sdtContent>
            <w:r w:rsidDel="00000000" w:rsidR="00000000" w:rsidRPr="00000000">
              <w:rPr>
                <w:color w:val="0563c1"/>
                <w:sz w:val="24"/>
                <w:szCs w:val="24"/>
                <w:highlight w:val="lightGray"/>
                <w:u w:val="single"/>
                <w:rtl w:val="0"/>
                <w:rPrChange w:author="FRANCISCO BERNETE GARCIA" w:id="85" w:date="2023-03-08T12:56:00Z">
                  <w:rPr>
                    <w:sz w:val="24"/>
                    <w:szCs w:val="24"/>
                  </w:rPr>
                </w:rPrChange>
              </w:rPr>
              <w:t xml:space="preserve">https://es.scribd.com/document/393406726/Imaginarios-Sociales-Modernos-Charles-Taylor#download</w:t>
            </w:r>
          </w:sdtContent>
        </w:sdt>
      </w:hyperlink>
      <w:r w:rsidDel="00000000" w:rsidR="00000000" w:rsidRPr="00000000">
        <w:rPr>
          <w:rtl w:val="0"/>
        </w:rPr>
      </w:r>
    </w:p>
    <w:p w:rsidR="00000000" w:rsidDel="00000000" w:rsidP="00000000" w:rsidRDefault="00000000" w:rsidRPr="00000000" w14:paraId="00000066">
      <w:pPr>
        <w:spacing w:line="276" w:lineRule="auto"/>
        <w:jc w:val="both"/>
        <w:rPr>
          <w:sz w:val="24"/>
          <w:szCs w:val="24"/>
        </w:rPr>
      </w:pPr>
      <w:r w:rsidDel="00000000" w:rsidR="00000000" w:rsidRPr="00000000">
        <w:rPr>
          <w:sz w:val="24"/>
          <w:szCs w:val="24"/>
          <w:rtl w:val="0"/>
        </w:rPr>
        <w:t xml:space="preserve">c. Según Jean Baudrillard (19</w:t>
      </w:r>
      <w:sdt>
        <w:sdtPr>
          <w:tag w:val="goog_rdk_148"/>
        </w:sdtPr>
        <w:sdtContent>
          <w:ins w:author="FRANCISCO BERNETE GARCIA" w:id="86" w:date="2023-03-08T12:57:00Z">
            <w:r w:rsidDel="00000000" w:rsidR="00000000" w:rsidRPr="00000000">
              <w:rPr>
                <w:sz w:val="24"/>
                <w:szCs w:val="24"/>
                <w:rtl w:val="0"/>
              </w:rPr>
              <w:t xml:space="preserve">94</w:t>
            </w:r>
          </w:ins>
        </w:sdtContent>
      </w:sdt>
      <w:sdt>
        <w:sdtPr>
          <w:tag w:val="goog_rdk_149"/>
        </w:sdtPr>
        <w:sdtContent>
          <w:del w:author="FRANCISCO BERNETE GARCIA" w:id="86" w:date="2023-03-08T12:57:00Z">
            <w:r w:rsidDel="00000000" w:rsidR="00000000" w:rsidRPr="00000000">
              <w:rPr>
                <w:sz w:val="24"/>
                <w:szCs w:val="24"/>
                <w:rtl w:val="0"/>
              </w:rPr>
              <w:delText xml:space="preserve">81</w:delText>
            </w:r>
          </w:del>
        </w:sdtContent>
      </w:sdt>
      <w:r w:rsidDel="00000000" w:rsidR="00000000" w:rsidRPr="00000000">
        <w:rPr>
          <w:sz w:val="24"/>
          <w:szCs w:val="24"/>
          <w:rtl w:val="0"/>
        </w:rPr>
        <w:t xml:space="preserve">), los imaginarios sociales no solo reflejan la sociedad, sino que también tienen la capacidad de influir en ella y transformarla. Baudrillard argumenta que vivimos en una sociedad en la que las imágenes y los simulacros son cada vez más importantes, y que estos simulacros pueden ser más reales que la propia realidad.</w:t>
      </w:r>
    </w:p>
    <w:p w:rsidR="00000000" w:rsidDel="00000000" w:rsidP="00000000" w:rsidRDefault="00000000" w:rsidRPr="00000000" w14:paraId="00000067">
      <w:pPr>
        <w:spacing w:line="276" w:lineRule="auto"/>
        <w:jc w:val="both"/>
        <w:rPr>
          <w:sz w:val="24"/>
          <w:szCs w:val="24"/>
        </w:rPr>
      </w:pPr>
      <w:r w:rsidDel="00000000" w:rsidR="00000000" w:rsidRPr="00000000">
        <w:rPr>
          <w:sz w:val="24"/>
          <w:szCs w:val="24"/>
          <w:rtl w:val="0"/>
        </w:rPr>
        <w:t xml:space="preserve">En este sentido, Baudrillard sostiene que los imaginarios sociales pueden tener un impacto significativo en la forma en que las personas interactúan y se organizan en la sociedad, y que pueden ser utilizados para crear y perpetuar ciertas realidades sociales y políticas. Sin embargo, Baudrillard también advierte que la construcción de imaginarios sociales puede llevar a la desaparición de la realidad, y que la creciente importancia de los simulacros puede llevar a una pérdida de sentido y significado en la sociedad.</w:t>
      </w:r>
    </w:p>
    <w:p w:rsidR="00000000" w:rsidDel="00000000" w:rsidP="00000000" w:rsidRDefault="00000000" w:rsidRPr="00000000" w14:paraId="00000068">
      <w:pPr>
        <w:spacing w:line="276" w:lineRule="auto"/>
        <w:jc w:val="both"/>
        <w:rPr>
          <w:sz w:val="24"/>
          <w:szCs w:val="24"/>
        </w:rPr>
      </w:pPr>
      <w:r w:rsidDel="00000000" w:rsidR="00000000" w:rsidRPr="00000000">
        <w:rPr>
          <w:sz w:val="24"/>
          <w:szCs w:val="24"/>
          <w:rtl w:val="0"/>
        </w:rPr>
        <w:t xml:space="preserve">Para Baudrillard, los imaginarios sociales y los cambios sociales están estrechamente relacionados, y la forma en que se construyen y se representan los imaginarios sociales puede influir en la dirección y el ritmo del cambio social.</w:t>
      </w:r>
    </w:p>
    <w:sdt>
      <w:sdtPr>
        <w:tag w:val="goog_rdk_151"/>
      </w:sdtPr>
      <w:sdtContent>
        <w:p w:rsidR="00000000" w:rsidDel="00000000" w:rsidP="00000000" w:rsidRDefault="00000000" w:rsidRPr="00000000" w14:paraId="00000069">
          <w:pPr>
            <w:spacing w:after="0" w:line="276" w:lineRule="auto"/>
            <w:jc w:val="both"/>
            <w:rPr>
              <w:sz w:val="24"/>
              <w:szCs w:val="24"/>
              <w:highlight w:val="lightGray"/>
              <w:rPrChange w:author="FRANCISCO BERNETE GARCIA" w:id="87" w:date="2023-03-08T12:57:00Z">
                <w:rPr>
                  <w:sz w:val="24"/>
                  <w:szCs w:val="24"/>
                </w:rPr>
              </w:rPrChange>
            </w:rPr>
          </w:pPr>
          <w:sdt>
            <w:sdtPr>
              <w:tag w:val="goog_rdk_150"/>
            </w:sdtPr>
            <w:sdtContent>
              <w:r w:rsidDel="00000000" w:rsidR="00000000" w:rsidRPr="00000000">
                <w:rPr>
                  <w:sz w:val="24"/>
                  <w:szCs w:val="24"/>
                  <w:highlight w:val="lightGray"/>
                  <w:rtl w:val="0"/>
                  <w:rPrChange w:author="FRANCISCO BERNETE GARCIA" w:id="87" w:date="2023-03-08T12:57:00Z">
                    <w:rPr>
                      <w:sz w:val="24"/>
                      <w:szCs w:val="24"/>
                    </w:rPr>
                  </w:rPrChange>
                </w:rPr>
                <w:t xml:space="preserve">Baudrillard, J. (1981): Simulacra and simulation. University of Michigan Press.</w:t>
              </w:r>
            </w:sdtContent>
          </w:sdt>
        </w:p>
      </w:sdtContent>
    </w:sdt>
    <w:sdt>
      <w:sdtPr>
        <w:tag w:val="goog_rdk_153"/>
      </w:sdtPr>
      <w:sdtContent>
        <w:p w:rsidR="00000000" w:rsidDel="00000000" w:rsidP="00000000" w:rsidRDefault="00000000" w:rsidRPr="00000000" w14:paraId="0000006A">
          <w:pPr>
            <w:spacing w:after="0" w:line="276" w:lineRule="auto"/>
            <w:jc w:val="both"/>
            <w:rPr>
              <w:sz w:val="24"/>
              <w:szCs w:val="24"/>
              <w:highlight w:val="lightGray"/>
              <w:rPrChange w:author="FRANCISCO BERNETE GARCIA" w:id="87" w:date="2023-03-08T12:57:00Z">
                <w:rPr>
                  <w:sz w:val="24"/>
                  <w:szCs w:val="24"/>
                </w:rPr>
              </w:rPrChange>
            </w:rPr>
          </w:pPr>
          <w:sdt>
            <w:sdtPr>
              <w:tag w:val="goog_rdk_152"/>
            </w:sdtPr>
            <w:sdtContent>
              <w:r w:rsidDel="00000000" w:rsidR="00000000" w:rsidRPr="00000000">
                <w:rPr>
                  <w:sz w:val="24"/>
                  <w:szCs w:val="24"/>
                  <w:highlight w:val="lightGray"/>
                  <w:rtl w:val="0"/>
                  <w:rPrChange w:author="FRANCISCO BERNETE GARCIA" w:id="87" w:date="2023-03-08T12:57:00Z">
                    <w:rPr>
                      <w:sz w:val="24"/>
                      <w:szCs w:val="24"/>
                    </w:rPr>
                  </w:rPrChange>
                </w:rPr>
                <w:t xml:space="preserve">Disponible en:</w:t>
              </w:r>
            </w:sdtContent>
          </w:sdt>
        </w:p>
      </w:sdtContent>
    </w:sdt>
    <w:sdt>
      <w:sdtPr>
        <w:tag w:val="goog_rdk_156"/>
      </w:sdtPr>
      <w:sdtContent>
        <w:p w:rsidR="00000000" w:rsidDel="00000000" w:rsidP="00000000" w:rsidRDefault="00000000" w:rsidRPr="00000000" w14:paraId="0000006B">
          <w:pPr>
            <w:spacing w:after="0" w:line="276" w:lineRule="auto"/>
            <w:jc w:val="both"/>
            <w:rPr>
              <w:sz w:val="24"/>
              <w:szCs w:val="24"/>
              <w:highlight w:val="lightGray"/>
              <w:rPrChange w:author="FRANCISCO BERNETE GARCIA" w:id="89" w:date="2023-03-08T12:57:00Z">
                <w:rPr>
                  <w:sz w:val="24"/>
                  <w:szCs w:val="24"/>
                </w:rPr>
              </w:rPrChange>
            </w:rPr>
          </w:pPr>
          <w:hyperlink r:id="rId37">
            <w:sdt>
              <w:sdtPr>
                <w:tag w:val="goog_rdk_154"/>
              </w:sdtPr>
              <w:sdtContent>
                <w:r w:rsidDel="00000000" w:rsidR="00000000" w:rsidRPr="00000000">
                  <w:rPr>
                    <w:color w:val="0563c1"/>
                    <w:sz w:val="24"/>
                    <w:szCs w:val="24"/>
                    <w:highlight w:val="lightGray"/>
                    <w:u w:val="single"/>
                    <w:rtl w:val="0"/>
                    <w:rPrChange w:author="FRANCISCO BERNETE GARCIA" w:id="88" w:date="2023-03-08T12:57:00Z">
                      <w:rPr>
                        <w:sz w:val="24"/>
                        <w:szCs w:val="24"/>
                      </w:rPr>
                    </w:rPrChange>
                  </w:rPr>
                  <w:t xml:space="preserve">http://net-workingworlds.weebly.com/uploads/1/5/1/5/15155460/simulacra_simulation.pdf</w:t>
                </w:r>
              </w:sdtContent>
            </w:sdt>
          </w:hyperlink>
          <w:sdt>
            <w:sdtPr>
              <w:tag w:val="goog_rdk_155"/>
            </w:sdtPr>
            <w:sdtContent>
              <w:r w:rsidDel="00000000" w:rsidR="00000000" w:rsidRPr="00000000">
                <w:rPr>
                  <w:rtl w:val="0"/>
                </w:rPr>
              </w:r>
            </w:sdtContent>
          </w:sdt>
        </w:p>
      </w:sdtContent>
    </w:sdt>
    <w:sdt>
      <w:sdtPr>
        <w:tag w:val="goog_rdk_158"/>
      </w:sdtPr>
      <w:sdtContent>
        <w:p w:rsidR="00000000" w:rsidDel="00000000" w:rsidP="00000000" w:rsidRDefault="00000000" w:rsidRPr="00000000" w14:paraId="0000006C">
          <w:pPr>
            <w:spacing w:after="0" w:line="276" w:lineRule="auto"/>
            <w:jc w:val="both"/>
            <w:rPr>
              <w:sz w:val="24"/>
              <w:szCs w:val="24"/>
              <w:highlight w:val="lightGray"/>
              <w:rPrChange w:author="FRANCISCO BERNETE GARCIA" w:id="89" w:date="2023-03-08T12:57:00Z">
                <w:rPr>
                  <w:sz w:val="24"/>
                  <w:szCs w:val="24"/>
                </w:rPr>
              </w:rPrChange>
            </w:rPr>
          </w:pPr>
          <w:sdt>
            <w:sdtPr>
              <w:tag w:val="goog_rdk_157"/>
            </w:sdtPr>
            <w:sdtContent>
              <w:r w:rsidDel="00000000" w:rsidR="00000000" w:rsidRPr="00000000">
                <w:rPr>
                  <w:sz w:val="24"/>
                  <w:szCs w:val="24"/>
                  <w:highlight w:val="lightGray"/>
                  <w:rtl w:val="0"/>
                  <w:rPrChange w:author="FRANCISCO BERNETE GARCIA" w:id="89" w:date="2023-03-08T12:57:00Z">
                    <w:rPr>
                      <w:sz w:val="24"/>
                      <w:szCs w:val="24"/>
                    </w:rPr>
                  </w:rPrChange>
                </w:rPr>
                <w:t xml:space="preserve">info: lfjcixOKkykJ: scholar.google.com</w:t>
              </w:r>
            </w:sdtContent>
          </w:sdt>
        </w:p>
      </w:sdtContent>
    </w:sdt>
    <w:p w:rsidR="00000000" w:rsidDel="00000000" w:rsidP="00000000" w:rsidRDefault="00000000" w:rsidRPr="00000000" w14:paraId="0000006D">
      <w:pPr>
        <w:spacing w:after="0" w:line="276" w:lineRule="auto"/>
        <w:jc w:val="both"/>
        <w:rPr>
          <w:sz w:val="24"/>
          <w:szCs w:val="24"/>
        </w:rPr>
      </w:pPr>
      <w:hyperlink r:id="rId38">
        <w:sdt>
          <w:sdtPr>
            <w:tag w:val="goog_rdk_159"/>
          </w:sdtPr>
          <w:sdtContent>
            <w:r w:rsidDel="00000000" w:rsidR="00000000" w:rsidRPr="00000000">
              <w:rPr>
                <w:color w:val="0563c1"/>
                <w:sz w:val="24"/>
                <w:szCs w:val="24"/>
                <w:highlight w:val="lightGray"/>
                <w:u w:val="single"/>
                <w:rtl w:val="0"/>
                <w:rPrChange w:author="FRANCISCO BERNETE GARCIA" w:id="90" w:date="2023-03-08T12:57:00Z">
                  <w:rPr>
                    <w:sz w:val="24"/>
                    <w:szCs w:val="24"/>
                  </w:rPr>
                </w:rPrChange>
              </w:rPr>
              <w:t xml:space="preserve">http://www.ugr.es/~filosofiayterapia/MATERIALES/Baudrillard/4%20Tres%20ordenes%20de%20simulacros%20segun%20Baudrillard.pdf</w:t>
            </w:r>
          </w:sdtContent>
        </w:sdt>
      </w:hyperlink>
      <w:r w:rsidDel="00000000" w:rsidR="00000000" w:rsidRPr="00000000">
        <w:rPr>
          <w:rtl w:val="0"/>
        </w:rPr>
      </w:r>
    </w:p>
    <w:p w:rsidR="00000000" w:rsidDel="00000000" w:rsidP="00000000" w:rsidRDefault="00000000" w:rsidRPr="00000000" w14:paraId="0000006E">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6F">
      <w:pPr>
        <w:rPr>
          <w:b w:val="1"/>
          <w:color w:val="ff0000"/>
          <w:sz w:val="28"/>
          <w:szCs w:val="28"/>
        </w:rPr>
      </w:pPr>
      <w:r w:rsidDel="00000000" w:rsidR="00000000" w:rsidRPr="00000000">
        <w:rPr>
          <w:b w:val="1"/>
          <w:color w:val="ff0000"/>
          <w:sz w:val="28"/>
          <w:szCs w:val="28"/>
          <w:rtl w:val="0"/>
        </w:rPr>
        <w:t xml:space="preserve">8) ¿QUE REPERCUSIÓN TIENEN LOS IMAGINARIOS SOCIALES A NIVEL LOCAL, NACIONAL Y GLOBAL EN LOS DIFERENTES ASPECTOS SOCIALES, CULTURALES?</w:t>
      </w:r>
    </w:p>
    <w:p w:rsidR="00000000" w:rsidDel="00000000" w:rsidP="00000000" w:rsidRDefault="00000000" w:rsidRPr="00000000" w14:paraId="00000070">
      <w:pPr>
        <w:spacing w:line="276" w:lineRule="auto"/>
        <w:jc w:val="both"/>
        <w:rPr>
          <w:sz w:val="24"/>
          <w:szCs w:val="24"/>
        </w:rPr>
      </w:pPr>
      <w:r w:rsidDel="00000000" w:rsidR="00000000" w:rsidRPr="00000000">
        <w:rPr>
          <w:sz w:val="24"/>
          <w:szCs w:val="24"/>
          <w:rtl w:val="0"/>
        </w:rPr>
        <w:t xml:space="preserve">a. Según Castoriadis (</w:t>
      </w:r>
      <w:sdt>
        <w:sdtPr>
          <w:tag w:val="goog_rdk_160"/>
        </w:sdtPr>
        <w:sdtContent>
          <w:commentRangeStart w:id="10"/>
        </w:sdtContent>
      </w:sdt>
      <w:r w:rsidDel="00000000" w:rsidR="00000000" w:rsidRPr="00000000">
        <w:rPr>
          <w:sz w:val="24"/>
          <w:szCs w:val="24"/>
          <w:rtl w:val="0"/>
        </w:rPr>
        <w:t xml:space="preserve">1996</w:t>
      </w:r>
      <w:commentRangeEnd w:id="10"/>
      <w:r w:rsidDel="00000000" w:rsidR="00000000" w:rsidRPr="00000000">
        <w:commentReference w:id="10"/>
      </w:r>
      <w:r w:rsidDel="00000000" w:rsidR="00000000" w:rsidRPr="00000000">
        <w:rPr>
          <w:sz w:val="24"/>
          <w:szCs w:val="24"/>
          <w:rtl w:val="0"/>
        </w:rPr>
        <w:t xml:space="preserve">), los imaginarios sociales tienen una gran repercusión a nivel local, nacional y global en diferentes aspectos sociales y culturales y cómo estos influyen en la construcción y evolución de la sociedad. Según Castoriadis, los imaginarios sociales son las representaciones colectivas que los individuos tienen acerca de su mundo y su forma de vida, y que se expresan a través de símbolos, mitos, valores y normas. Estos imaginarios son dinámicos y cambiantes, y juegan un papel fundamental en la construcción de la realidad social.</w:t>
      </w:r>
    </w:p>
    <w:p w:rsidR="00000000" w:rsidDel="00000000" w:rsidP="00000000" w:rsidRDefault="00000000" w:rsidRPr="00000000" w14:paraId="00000071">
      <w:pPr>
        <w:spacing w:line="276" w:lineRule="auto"/>
        <w:jc w:val="both"/>
        <w:rPr>
          <w:sz w:val="24"/>
          <w:szCs w:val="24"/>
        </w:rPr>
      </w:pPr>
      <w:r w:rsidDel="00000000" w:rsidR="00000000" w:rsidRPr="00000000">
        <w:rPr>
          <w:sz w:val="24"/>
          <w:szCs w:val="24"/>
          <w:rtl w:val="0"/>
        </w:rPr>
        <w:t xml:space="preserve">A nivel local, los imaginarios sociales pueden influir en la construcción de identidades culturales y en la forma en que los individuos se relacionan entre sí. Por ejemplo, los imaginarios sociales pueden influir en la forma en que las personas perciben la diversidad cultural y en cómo se relacionan con personas de diferentes orígenes étnicos o culturales.</w:t>
      </w:r>
      <w:r w:rsidDel="00000000" w:rsidR="00000000" w:rsidRPr="00000000">
        <w:rPr>
          <w:rtl w:val="0"/>
        </w:rPr>
        <w:t xml:space="preserve"> </w:t>
      </w:r>
      <w:sdt>
        <w:sdtPr>
          <w:tag w:val="goog_rdk_161"/>
        </w:sdtPr>
        <w:sdtContent>
          <w:r w:rsidDel="00000000" w:rsidR="00000000" w:rsidRPr="00000000">
            <w:rPr>
              <w:sz w:val="24"/>
              <w:szCs w:val="24"/>
              <w:rtl w:val="0"/>
              <w:rPrChange w:author="FRANCISCO BERNETE GARCIA" w:id="91" w:date="2023-03-08T13:03:00Z">
                <w:rPr/>
              </w:rPrChange>
            </w:rPr>
            <w:t xml:space="preserve">En este sentido, el mundo "pre-social" puede referirse a las experiencias y percepciones que una persona tiene antes de ser socializada y adoptar los valores y normas de su cultura. Estas experiencias pueden ser diferentes para cada individuo y pueden llevar a cuestionar o desafiar el sentido común establecido. Si bien es cierto que los seres humanos son en gran medida moldeados por su entorno social, también es cierto que las personas tienen la capacidad de ejercer cierto grado de autonomía y de moldear su propia identidad.</w:t>
          </w:r>
        </w:sdtContent>
      </w:sdt>
      <w:r w:rsidDel="00000000" w:rsidR="00000000" w:rsidRPr="00000000">
        <w:rPr>
          <w:rtl w:val="0"/>
        </w:rPr>
      </w:r>
    </w:p>
    <w:p w:rsidR="00000000" w:rsidDel="00000000" w:rsidP="00000000" w:rsidRDefault="00000000" w:rsidRPr="00000000" w14:paraId="00000072">
      <w:pPr>
        <w:spacing w:line="276" w:lineRule="auto"/>
        <w:jc w:val="both"/>
        <w:rPr>
          <w:sz w:val="24"/>
          <w:szCs w:val="24"/>
        </w:rPr>
      </w:pPr>
      <w:r w:rsidDel="00000000" w:rsidR="00000000" w:rsidRPr="00000000">
        <w:rPr>
          <w:sz w:val="24"/>
          <w:szCs w:val="24"/>
          <w:rtl w:val="0"/>
        </w:rPr>
        <w:t xml:space="preserve">A nivel nacional, los imaginarios sociales pueden influir en la forma en que se construyen las identidades nacionales y en cómo se definen las políticas públicas. Por ejemplo, los imaginarios sociales pueden influir en la forma en que se define la ciudadanía y en cómo se establecen las políticas de inmigración. </w:t>
      </w:r>
      <w:sdt>
        <w:sdtPr>
          <w:tag w:val="goog_rdk_162"/>
        </w:sdtPr>
        <w:sdtContent>
          <w:ins w:author="FRANCISCO BERNETE GARCIA" w:id="92" w:date="2023-03-08T13:04:00Z">
            <w:r w:rsidDel="00000000" w:rsidR="00000000" w:rsidRPr="00000000">
              <w:rPr>
                <w:sz w:val="24"/>
                <w:szCs w:val="24"/>
                <w:rtl w:val="0"/>
              </w:rPr>
              <w:t xml:space="preserve">L</w:t>
            </w:r>
          </w:ins>
        </w:sdtContent>
      </w:sdt>
      <w:sdt>
        <w:sdtPr>
          <w:tag w:val="goog_rdk_163"/>
        </w:sdtPr>
        <w:sdtContent>
          <w:del w:author="FRANCISCO BERNETE GARCIA" w:id="92" w:date="2023-03-08T13:04:00Z">
            <w:r w:rsidDel="00000000" w:rsidR="00000000" w:rsidRPr="00000000">
              <w:rPr>
                <w:sz w:val="24"/>
                <w:szCs w:val="24"/>
                <w:rtl w:val="0"/>
              </w:rPr>
              <w:delText xml:space="preserve">l</w:delText>
            </w:r>
          </w:del>
        </w:sdtContent>
      </w:sdt>
      <w:r w:rsidDel="00000000" w:rsidR="00000000" w:rsidRPr="00000000">
        <w:rPr>
          <w:sz w:val="24"/>
          <w:szCs w:val="24"/>
          <w:rtl w:val="0"/>
        </w:rPr>
        <w:t xml:space="preserve">a psique de los seres humanos únicos no puede ser completamente moldeada por la sociedad y las instituciones que la conforman. En otras palabras, la individualidad humana es demasiado compleja y variada como para ser completamente asimilada por las normas y expectativas sociales.</w:t>
      </w:r>
      <w:r w:rsidDel="00000000" w:rsidR="00000000" w:rsidRPr="00000000">
        <w:rPr>
          <w:rtl w:val="0"/>
        </w:rPr>
        <w:t xml:space="preserve"> </w:t>
      </w:r>
      <w:r w:rsidDel="00000000" w:rsidR="00000000" w:rsidRPr="00000000">
        <w:rPr>
          <w:sz w:val="24"/>
          <w:szCs w:val="24"/>
          <w:rtl w:val="0"/>
        </w:rPr>
        <w:t xml:space="preserve">En última instancia, la relación entre la psique individual y la sociedad es compleja y multifacética y puede ser objeto de una amplia gama de interpretaciones y debates.</w:t>
      </w:r>
    </w:p>
    <w:p w:rsidR="00000000" w:rsidDel="00000000" w:rsidP="00000000" w:rsidRDefault="00000000" w:rsidRPr="00000000" w14:paraId="00000073">
      <w:pPr>
        <w:spacing w:line="276" w:lineRule="auto"/>
        <w:jc w:val="both"/>
        <w:rPr>
          <w:sz w:val="24"/>
          <w:szCs w:val="24"/>
        </w:rPr>
      </w:pPr>
      <w:r w:rsidDel="00000000" w:rsidR="00000000" w:rsidRPr="00000000">
        <w:rPr>
          <w:sz w:val="24"/>
          <w:szCs w:val="24"/>
          <w:rtl w:val="0"/>
        </w:rPr>
        <w:t xml:space="preserve">A nivel global, los imaginarios sociales pueden influir en la forma en que se construyen las identidades internacionales y en cómo se desarrollan las relaciones entre diferentes países y culturas. Por ejemplo, los imaginarios sociales pueden influir en la forma en que se construyen las relaciones entre países ricos y países pobres, o en cómo se aborda la cuestión de la globalización y la interdependencia económica.</w:t>
      </w:r>
    </w:p>
    <w:p w:rsidR="00000000" w:rsidDel="00000000" w:rsidP="00000000" w:rsidRDefault="00000000" w:rsidRPr="00000000" w14:paraId="00000074">
      <w:pPr>
        <w:spacing w:after="0" w:line="276" w:lineRule="auto"/>
        <w:jc w:val="both"/>
        <w:rPr>
          <w:sz w:val="24"/>
          <w:szCs w:val="24"/>
        </w:rPr>
      </w:pPr>
      <w:sdt>
        <w:sdtPr>
          <w:tag w:val="goog_rdk_164"/>
        </w:sdtPr>
        <w:sdtContent>
          <w:r w:rsidDel="00000000" w:rsidR="00000000" w:rsidRPr="00000000">
            <w:rPr>
              <w:sz w:val="24"/>
              <w:szCs w:val="24"/>
              <w:highlight w:val="yellow"/>
              <w:rtl w:val="0"/>
              <w:rPrChange w:author="FRANCISCO BERNETE GARCIA" w:id="93" w:date="2023-03-08T13:05:00Z">
                <w:rPr>
                  <w:sz w:val="24"/>
                  <w:szCs w:val="24"/>
                </w:rPr>
              </w:rPrChange>
            </w:rPr>
            <w:t xml:space="preserve">Sí, es común que</w:t>
          </w:r>
        </w:sdtContent>
      </w:sdt>
      <w:r w:rsidDel="00000000" w:rsidR="00000000" w:rsidRPr="00000000">
        <w:rPr>
          <w:sz w:val="24"/>
          <w:szCs w:val="24"/>
          <w:rtl w:val="0"/>
        </w:rPr>
        <w:t xml:space="preserve"> existan otras sociedades o grupos que desafíen o cuestionen las normas y valores de la sociedad establecida. Esto puede deberse a diferencias culturales, ideológicas, religiosas, políticas o económicas. Por ejemplo, algunos movimientos sociales y políticos a lo largo de la historia han desafiado las normas y valores de la sociedad establecida en su tiempo, como el movimiento por los derechos civiles en Estados Unidos, el movimiento feminista, el movimiento LGBT, entre otros. Estos movimientos han sido criticados y reprimidos por la sociedad establecida, pero a menudo han logrado cambios significativos en la cultura y las leyes. También existen sociedades que ponen en peligro a otras debido a conflictos territoriales, económicos o políticos. Esto puede llevar a la opresión, la violencia y la guerra entre diferentes grupos sociales. En estos casos, es importante fomentar el diálogo, la comprensión y la cooperación entre los grupos para promover la paz y la justicia social.</w:t>
      </w:r>
    </w:p>
    <w:p w:rsidR="00000000" w:rsidDel="00000000" w:rsidP="00000000" w:rsidRDefault="00000000" w:rsidRPr="00000000" w14:paraId="00000075">
      <w:pPr>
        <w:spacing w:line="276" w:lineRule="auto"/>
        <w:jc w:val="both"/>
        <w:rPr>
          <w:sz w:val="24"/>
          <w:szCs w:val="24"/>
        </w:rPr>
      </w:pPr>
      <w:r w:rsidDel="00000000" w:rsidR="00000000" w:rsidRPr="00000000">
        <w:rPr>
          <w:sz w:val="24"/>
          <w:szCs w:val="24"/>
          <w:rtl w:val="0"/>
        </w:rPr>
        <w:t xml:space="preserve">Para Castoriadis, los imaginarios sociales son una pieza clave para entender cómo funciona y se transforma la sociedad, y cómo los individuos y las colectividades pueden actuar sobre ella.</w:t>
      </w:r>
    </w:p>
    <w:p w:rsidR="00000000" w:rsidDel="00000000" w:rsidP="00000000" w:rsidRDefault="00000000" w:rsidRPr="00000000" w14:paraId="00000076">
      <w:pPr>
        <w:spacing w:after="0" w:line="276" w:lineRule="auto"/>
        <w:jc w:val="both"/>
        <w:rPr>
          <w:sz w:val="24"/>
          <w:szCs w:val="24"/>
        </w:rPr>
      </w:pPr>
      <w:sdt>
        <w:sdtPr>
          <w:tag w:val="goog_rdk_165"/>
        </w:sdtPr>
        <w:sdtContent>
          <w:commentRangeStart w:id="11"/>
        </w:sdtContent>
      </w:sdt>
      <w:r w:rsidDel="00000000" w:rsidR="00000000" w:rsidRPr="00000000">
        <w:rPr>
          <w:sz w:val="24"/>
          <w:szCs w:val="24"/>
          <w:rtl w:val="0"/>
        </w:rPr>
        <w:t xml:space="preserve">Castoriadis, C. (1996): La institución imaginaria de la sociedad. Tusquets Editores. Barcelona. España. Disponible en:</w:t>
      </w:r>
    </w:p>
    <w:p w:rsidR="00000000" w:rsidDel="00000000" w:rsidP="00000000" w:rsidRDefault="00000000" w:rsidRPr="00000000" w14:paraId="00000077">
      <w:pPr>
        <w:spacing w:after="0" w:line="276" w:lineRule="auto"/>
        <w:jc w:val="both"/>
        <w:rPr>
          <w:sz w:val="24"/>
          <w:szCs w:val="24"/>
        </w:rPr>
      </w:pPr>
      <w:hyperlink r:id="rId39">
        <w:r w:rsidDel="00000000" w:rsidR="00000000" w:rsidRPr="00000000">
          <w:rPr>
            <w:color w:val="0563c1"/>
            <w:sz w:val="24"/>
            <w:szCs w:val="24"/>
            <w:u w:val="single"/>
            <w:rtl w:val="0"/>
          </w:rPr>
          <w:t xml:space="preserve">https://issuu.com/indomableperiodico/docs/la_instituci__n_imaginaria_de_la_so</w:t>
        </w:r>
      </w:hyperlink>
      <w:r w:rsidDel="00000000" w:rsidR="00000000" w:rsidRPr="00000000">
        <w:rPr>
          <w:rtl w:val="0"/>
        </w:rPr>
      </w:r>
    </w:p>
    <w:p w:rsidR="00000000" w:rsidDel="00000000" w:rsidP="00000000" w:rsidRDefault="00000000" w:rsidRPr="00000000" w14:paraId="00000078">
      <w:pPr>
        <w:spacing w:after="0" w:line="276" w:lineRule="auto"/>
        <w:jc w:val="both"/>
        <w:rPr>
          <w:sz w:val="24"/>
          <w:szCs w:val="24"/>
        </w:rPr>
      </w:pPr>
      <w:r w:rsidDel="00000000" w:rsidR="00000000" w:rsidRPr="00000000">
        <w:rPr>
          <w:sz w:val="24"/>
          <w:szCs w:val="24"/>
          <w:rtl w:val="0"/>
        </w:rPr>
        <w:t xml:space="preserve">Castoriadis, C. (1997): El avance de la insignificancia. Editorial Universitaria de Buenos Aires. SEM. Argentina. Páginas: 197,201,205,249,271. Disponible en:</w:t>
      </w:r>
    </w:p>
    <w:p w:rsidR="00000000" w:rsidDel="00000000" w:rsidP="00000000" w:rsidRDefault="00000000" w:rsidRPr="00000000" w14:paraId="00000079">
      <w:pPr>
        <w:spacing w:after="0" w:line="276" w:lineRule="auto"/>
        <w:jc w:val="both"/>
        <w:rPr>
          <w:sz w:val="24"/>
          <w:szCs w:val="24"/>
        </w:rPr>
      </w:pPr>
      <w:hyperlink r:id="rId40">
        <w:r w:rsidDel="00000000" w:rsidR="00000000" w:rsidRPr="00000000">
          <w:rPr>
            <w:color w:val="0563c1"/>
            <w:sz w:val="24"/>
            <w:szCs w:val="24"/>
            <w:u w:val="single"/>
            <w:rtl w:val="0"/>
          </w:rPr>
          <w:t xml:space="preserve">http://digamo.free.fr/castolab4.pdf</w:t>
        </w:r>
      </w:hyperlink>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7A">
      <w:pPr>
        <w:spacing w:line="276" w:lineRule="auto"/>
        <w:jc w:val="both"/>
        <w:rPr>
          <w:sz w:val="24"/>
          <w:szCs w:val="24"/>
        </w:rPr>
      </w:pPr>
      <w:r w:rsidDel="00000000" w:rsidR="00000000" w:rsidRPr="00000000">
        <w:rPr>
          <w:rtl w:val="0"/>
        </w:rPr>
      </w:r>
    </w:p>
    <w:p w:rsidR="00000000" w:rsidDel="00000000" w:rsidP="00000000" w:rsidRDefault="00000000" w:rsidRPr="00000000" w14:paraId="0000007B">
      <w:pPr>
        <w:spacing w:line="276" w:lineRule="auto"/>
        <w:jc w:val="both"/>
        <w:rPr>
          <w:sz w:val="24"/>
          <w:szCs w:val="24"/>
        </w:rPr>
      </w:pPr>
      <w:r w:rsidDel="00000000" w:rsidR="00000000" w:rsidRPr="00000000">
        <w:rPr>
          <w:sz w:val="24"/>
          <w:szCs w:val="24"/>
          <w:rtl w:val="0"/>
        </w:rPr>
        <w:t xml:space="preserve">b. Según Taylor </w:t>
      </w:r>
      <w:sdt>
        <w:sdtPr>
          <w:tag w:val="goog_rdk_166"/>
        </w:sdtPr>
        <w:sdtContent>
          <w:ins w:author="FRANCISCO BERNETE GARCIA" w:id="94" w:date="2023-03-08T13:08:00Z">
            <w:r w:rsidDel="00000000" w:rsidR="00000000" w:rsidRPr="00000000">
              <w:rPr>
                <w:sz w:val="24"/>
                <w:szCs w:val="24"/>
                <w:rtl w:val="0"/>
              </w:rPr>
              <w:t xml:space="preserve">(</w:t>
            </w:r>
            <w:r w:rsidDel="00000000" w:rsidR="00000000" w:rsidRPr="00000000">
              <w:rPr>
                <w:color w:val="000000"/>
                <w:sz w:val="24"/>
                <w:szCs w:val="24"/>
                <w:rtl w:val="0"/>
              </w:rPr>
              <w:t xml:space="preserve">2006a</w:t>
            </w:r>
            <w:r w:rsidDel="00000000" w:rsidR="00000000" w:rsidRPr="00000000">
              <w:rPr>
                <w:sz w:val="24"/>
                <w:szCs w:val="24"/>
                <w:rtl w:val="0"/>
              </w:rPr>
              <w:t xml:space="preserve">) </w:t>
            </w:r>
          </w:ins>
        </w:sdtContent>
      </w:sdt>
      <w:r w:rsidDel="00000000" w:rsidR="00000000" w:rsidRPr="00000000">
        <w:rPr>
          <w:sz w:val="24"/>
          <w:szCs w:val="24"/>
          <w:rtl w:val="0"/>
        </w:rPr>
        <w:t xml:space="preserve">las formas en que las sociedades imaginan su vida social, política y cultural, han evolucionado a lo largo de la historia e influyen en diferentes aspectos de la vida en sociedad. Según Taylor, los imaginarios sociales son la base de la identidad colectiva y la acción social y tienen una gran repercusión tanto a nivel local como nacional y global. Taylor argumenta que los imaginarios sociales se han vuelto cada vez más complejos y heterogéneos en la era moderna, lo que ha llevado a nuevas formas de inclusión y exclusión social y ha generado tensiones y conflictos culturales. En este sentido, sostiene que comprender los imaginarios sociales es esencial para entender las dinámicas sociales contemporáneas y para trabajar hacia una sociedad más justa y equitativa.</w:t>
      </w:r>
    </w:p>
    <w:p w:rsidR="00000000" w:rsidDel="00000000" w:rsidP="00000000" w:rsidRDefault="00000000" w:rsidRPr="00000000" w14:paraId="0000007C">
      <w:pPr>
        <w:spacing w:line="276" w:lineRule="auto"/>
        <w:jc w:val="both"/>
        <w:rPr>
          <w:sz w:val="24"/>
          <w:szCs w:val="24"/>
        </w:rPr>
      </w:pPr>
      <w:bookmarkStart w:colFirst="0" w:colLast="0" w:name="_heading=h.3dy6vkm" w:id="6"/>
      <w:bookmarkEnd w:id="6"/>
      <w:sdt>
        <w:sdtPr>
          <w:tag w:val="goog_rdk_167"/>
        </w:sdtPr>
        <w:sdtContent>
          <w:commentRangeStart w:id="12"/>
        </w:sdtContent>
      </w:sdt>
      <w:r w:rsidDel="00000000" w:rsidR="00000000" w:rsidRPr="00000000">
        <w:rPr>
          <w:sz w:val="24"/>
          <w:szCs w:val="24"/>
          <w:rtl w:val="0"/>
        </w:rPr>
        <w:t xml:space="preserve">Taylor, C. (2004): Imaginarios sociales modernos. Duke University Press. Disponible en:</w:t>
      </w:r>
    </w:p>
    <w:p w:rsidR="00000000" w:rsidDel="00000000" w:rsidP="00000000" w:rsidRDefault="00000000" w:rsidRPr="00000000" w14:paraId="0000007D">
      <w:pPr>
        <w:spacing w:line="276" w:lineRule="auto"/>
        <w:jc w:val="both"/>
        <w:rPr>
          <w:sz w:val="24"/>
          <w:szCs w:val="24"/>
        </w:rPr>
      </w:pPr>
      <w:hyperlink r:id="rId41">
        <w:r w:rsidDel="00000000" w:rsidR="00000000" w:rsidRPr="00000000">
          <w:rPr>
            <w:color w:val="0563c1"/>
            <w:sz w:val="24"/>
            <w:szCs w:val="24"/>
            <w:u w:val="single"/>
            <w:rtl w:val="0"/>
          </w:rPr>
          <w:t xml:space="preserve">file:///C:/Users/cpsb00usu43/Downloads/Taylor_Charles_2004_Modern_Social_Imaginaries_Durh.pdf</w:t>
        </w:r>
      </w:hyperlink>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7E">
      <w:pPr>
        <w:spacing w:line="276" w:lineRule="auto"/>
        <w:jc w:val="both"/>
        <w:rPr>
          <w:sz w:val="24"/>
          <w:szCs w:val="24"/>
        </w:rPr>
      </w:pPr>
      <w:r w:rsidDel="00000000" w:rsidR="00000000" w:rsidRPr="00000000">
        <w:rPr>
          <w:rtl w:val="0"/>
        </w:rPr>
      </w:r>
    </w:p>
    <w:p w:rsidR="00000000" w:rsidDel="00000000" w:rsidP="00000000" w:rsidRDefault="00000000" w:rsidRPr="00000000" w14:paraId="0000007F">
      <w:pPr>
        <w:spacing w:line="276" w:lineRule="auto"/>
        <w:jc w:val="both"/>
        <w:rPr>
          <w:sz w:val="24"/>
          <w:szCs w:val="24"/>
        </w:rPr>
      </w:pPr>
      <w:r w:rsidDel="00000000" w:rsidR="00000000" w:rsidRPr="00000000">
        <w:rPr>
          <w:sz w:val="24"/>
          <w:szCs w:val="24"/>
          <w:rtl w:val="0"/>
        </w:rPr>
        <w:t xml:space="preserve">c. Según Baudrillard (19</w:t>
      </w:r>
      <w:sdt>
        <w:sdtPr>
          <w:tag w:val="goog_rdk_168"/>
        </w:sdtPr>
        <w:sdtContent>
          <w:ins w:author="FRANCISCO BERNETE GARCIA" w:id="95" w:date="2023-03-08T13:08:00Z">
            <w:r w:rsidDel="00000000" w:rsidR="00000000" w:rsidRPr="00000000">
              <w:rPr>
                <w:sz w:val="24"/>
                <w:szCs w:val="24"/>
                <w:rtl w:val="0"/>
              </w:rPr>
              <w:t xml:space="preserve">94</w:t>
            </w:r>
          </w:ins>
        </w:sdtContent>
      </w:sdt>
      <w:sdt>
        <w:sdtPr>
          <w:tag w:val="goog_rdk_169"/>
        </w:sdtPr>
        <w:sdtContent>
          <w:del w:author="FRANCISCO BERNETE GARCIA" w:id="95" w:date="2023-03-08T13:08:00Z">
            <w:r w:rsidDel="00000000" w:rsidR="00000000" w:rsidRPr="00000000">
              <w:rPr>
                <w:sz w:val="24"/>
                <w:szCs w:val="24"/>
                <w:rtl w:val="0"/>
              </w:rPr>
              <w:delText xml:space="preserve">81</w:delText>
            </w:r>
          </w:del>
        </w:sdtContent>
      </w:sdt>
      <w:r w:rsidDel="00000000" w:rsidR="00000000" w:rsidRPr="00000000">
        <w:rPr>
          <w:sz w:val="24"/>
          <w:szCs w:val="24"/>
          <w:rtl w:val="0"/>
        </w:rPr>
        <w:t xml:space="preserve">) sobre la repercusión de los imaginarios sociales a nivel local, nacional y global, argumenta que estos imaginarios no solo reflejan la realidad, sino que también la construyen y la transforman. Según él, los medios de comunicación y las tecnologías de la información han creado una sociedad en la que la simulación y la apariencia son más importantes que la realidad misma.</w:t>
      </w:r>
    </w:p>
    <w:p w:rsidR="00000000" w:rsidDel="00000000" w:rsidP="00000000" w:rsidRDefault="00000000" w:rsidRPr="00000000" w14:paraId="00000080">
      <w:pPr>
        <w:spacing w:line="276" w:lineRule="auto"/>
        <w:jc w:val="both"/>
        <w:rPr>
          <w:sz w:val="24"/>
          <w:szCs w:val="24"/>
        </w:rPr>
      </w:pPr>
      <w:r w:rsidDel="00000000" w:rsidR="00000000" w:rsidRPr="00000000">
        <w:rPr>
          <w:sz w:val="24"/>
          <w:szCs w:val="24"/>
          <w:rtl w:val="0"/>
        </w:rPr>
        <w:t xml:space="preserve">Baudrillard sostiene que los imaginarios sociales, tanto a nivel local como global, son cada vez más homogéneos y están dominados por la cultura occidental. Esto ha llevado a una pérdida de diversidad cultural y a la creación de una cultura globalizada y uniforme en la que se han perdido las diferencias culturales y se ha creado una "cultura de masas" que es consumida por personas de todo el mundo.</w:t>
      </w:r>
    </w:p>
    <w:p w:rsidR="00000000" w:rsidDel="00000000" w:rsidP="00000000" w:rsidRDefault="00000000" w:rsidRPr="00000000" w14:paraId="00000081">
      <w:pPr>
        <w:spacing w:line="276" w:lineRule="auto"/>
        <w:jc w:val="both"/>
        <w:rPr>
          <w:sz w:val="24"/>
          <w:szCs w:val="24"/>
        </w:rPr>
      </w:pPr>
      <w:r w:rsidDel="00000000" w:rsidR="00000000" w:rsidRPr="00000000">
        <w:rPr>
          <w:sz w:val="24"/>
          <w:szCs w:val="24"/>
          <w:rtl w:val="0"/>
        </w:rPr>
        <w:t xml:space="preserve">Baudrillard argumenta que los imaginarios sociales tienen una influencia importante en todos los aspectos de la vida social y cultural, incluyendo la política, la economía y la cultura popular. Además, sostiene que estos imaginarios son cada vez más importantes en un mundo en el que la realidad está cada vez más mediada por la tecnología y los medios de comunicación.</w:t>
      </w:r>
    </w:p>
    <w:sdt>
      <w:sdtPr>
        <w:tag w:val="goog_rdk_171"/>
      </w:sdtPr>
      <w:sdtContent>
        <w:p w:rsidR="00000000" w:rsidDel="00000000" w:rsidP="00000000" w:rsidRDefault="00000000" w:rsidRPr="00000000" w14:paraId="00000082">
          <w:pPr>
            <w:spacing w:line="276" w:lineRule="auto"/>
            <w:jc w:val="both"/>
            <w:rPr>
              <w:sz w:val="24"/>
              <w:szCs w:val="24"/>
              <w:highlight w:val="lightGray"/>
              <w:rPrChange w:author="FRANCISCO BERNETE GARCIA" w:id="96" w:date="2023-03-08T13:09:00Z">
                <w:rPr>
                  <w:sz w:val="24"/>
                  <w:szCs w:val="24"/>
                </w:rPr>
              </w:rPrChange>
            </w:rPr>
          </w:pPr>
          <w:sdt>
            <w:sdtPr>
              <w:tag w:val="goog_rdk_170"/>
            </w:sdtPr>
            <w:sdtContent>
              <w:r w:rsidDel="00000000" w:rsidR="00000000" w:rsidRPr="00000000">
                <w:rPr>
                  <w:sz w:val="24"/>
                  <w:szCs w:val="24"/>
                  <w:highlight w:val="lightGray"/>
                  <w:rtl w:val="0"/>
                  <w:rPrChange w:author="FRANCISCO BERNETE GARCIA" w:id="96" w:date="2023-03-08T13:09:00Z">
                    <w:rPr>
                      <w:sz w:val="24"/>
                      <w:szCs w:val="24"/>
                    </w:rPr>
                  </w:rPrChange>
                </w:rPr>
                <w:t xml:space="preserve">Baudrillard, J. (1981): Simulacros y simulación. Universidad de Michigan Press. Disponible en:</w:t>
              </w:r>
            </w:sdtContent>
          </w:sdt>
        </w:p>
      </w:sdtContent>
    </w:sdt>
    <w:sdt>
      <w:sdtPr>
        <w:tag w:val="goog_rdk_174"/>
      </w:sdtPr>
      <w:sdtContent>
        <w:p w:rsidR="00000000" w:rsidDel="00000000" w:rsidP="00000000" w:rsidRDefault="00000000" w:rsidRPr="00000000" w14:paraId="00000083">
          <w:pPr>
            <w:spacing w:line="276" w:lineRule="auto"/>
            <w:jc w:val="both"/>
            <w:rPr>
              <w:sz w:val="24"/>
              <w:szCs w:val="24"/>
              <w:highlight w:val="lightGray"/>
              <w:rPrChange w:author="FRANCISCO BERNETE GARCIA" w:id="98" w:date="2023-03-08T13:09:00Z">
                <w:rPr>
                  <w:sz w:val="24"/>
                  <w:szCs w:val="24"/>
                </w:rPr>
              </w:rPrChange>
            </w:rPr>
          </w:pPr>
          <w:hyperlink r:id="rId42">
            <w:sdt>
              <w:sdtPr>
                <w:tag w:val="goog_rdk_172"/>
              </w:sdtPr>
              <w:sdtContent>
                <w:r w:rsidDel="00000000" w:rsidR="00000000" w:rsidRPr="00000000">
                  <w:rPr>
                    <w:color w:val="0563c1"/>
                    <w:sz w:val="24"/>
                    <w:szCs w:val="24"/>
                    <w:highlight w:val="lightGray"/>
                    <w:u w:val="single"/>
                    <w:rtl w:val="0"/>
                    <w:rPrChange w:author="FRANCISCO BERNETE GARCIA" w:id="97" w:date="2023-03-08T13:09:00Z">
                      <w:rPr>
                        <w:sz w:val="24"/>
                        <w:szCs w:val="24"/>
                      </w:rPr>
                    </w:rPrChange>
                  </w:rPr>
                  <w:t xml:space="preserve">http://net-workingworlds.weebly.com/uploads/1/5/1/5/15155460/simulacra_simulation.pdf</w:t>
                </w:r>
              </w:sdtContent>
            </w:sdt>
          </w:hyperlink>
          <w:sdt>
            <w:sdtPr>
              <w:tag w:val="goog_rdk_173"/>
            </w:sdtPr>
            <w:sdtContent>
              <w:r w:rsidDel="00000000" w:rsidR="00000000" w:rsidRPr="00000000">
                <w:rPr>
                  <w:rtl w:val="0"/>
                </w:rPr>
              </w:r>
            </w:sdtContent>
          </w:sdt>
        </w:p>
      </w:sdtContent>
    </w:sdt>
    <w:sdt>
      <w:sdtPr>
        <w:tag w:val="goog_rdk_176"/>
      </w:sdtPr>
      <w:sdtContent>
        <w:p w:rsidR="00000000" w:rsidDel="00000000" w:rsidP="00000000" w:rsidRDefault="00000000" w:rsidRPr="00000000" w14:paraId="00000084">
          <w:pPr>
            <w:spacing w:line="276" w:lineRule="auto"/>
            <w:jc w:val="both"/>
            <w:rPr>
              <w:sz w:val="24"/>
              <w:szCs w:val="24"/>
              <w:highlight w:val="lightGray"/>
              <w:rPrChange w:author="FRANCISCO BERNETE GARCIA" w:id="98" w:date="2023-03-08T13:09:00Z">
                <w:rPr>
                  <w:sz w:val="24"/>
                  <w:szCs w:val="24"/>
                </w:rPr>
              </w:rPrChange>
            </w:rPr>
          </w:pPr>
          <w:sdt>
            <w:sdtPr>
              <w:tag w:val="goog_rdk_175"/>
            </w:sdtPr>
            <w:sdtContent>
              <w:r w:rsidDel="00000000" w:rsidR="00000000" w:rsidRPr="00000000">
                <w:rPr>
                  <w:sz w:val="24"/>
                  <w:szCs w:val="24"/>
                  <w:highlight w:val="lightGray"/>
                  <w:rtl w:val="0"/>
                  <w:rPrChange w:author="FRANCISCO BERNETE GARCIA" w:id="98" w:date="2023-03-08T13:09:00Z">
                    <w:rPr>
                      <w:sz w:val="24"/>
                      <w:szCs w:val="24"/>
                    </w:rPr>
                  </w:rPrChange>
                </w:rPr>
                <w:t xml:space="preserve">info: lfjcixOKkykJ: scholar.google.com</w:t>
              </w:r>
            </w:sdtContent>
          </w:sdt>
        </w:p>
      </w:sdtContent>
    </w:sdt>
    <w:p w:rsidR="00000000" w:rsidDel="00000000" w:rsidP="00000000" w:rsidRDefault="00000000" w:rsidRPr="00000000" w14:paraId="00000085">
      <w:pPr>
        <w:spacing w:line="276" w:lineRule="auto"/>
        <w:jc w:val="both"/>
        <w:rPr>
          <w:sz w:val="24"/>
          <w:szCs w:val="24"/>
        </w:rPr>
      </w:pPr>
      <w:hyperlink r:id="rId43">
        <w:sdt>
          <w:sdtPr>
            <w:tag w:val="goog_rdk_177"/>
          </w:sdtPr>
          <w:sdtContent>
            <w:r w:rsidDel="00000000" w:rsidR="00000000" w:rsidRPr="00000000">
              <w:rPr>
                <w:color w:val="0563c1"/>
                <w:sz w:val="24"/>
                <w:szCs w:val="24"/>
                <w:highlight w:val="lightGray"/>
                <w:u w:val="single"/>
                <w:rtl w:val="0"/>
                <w:rPrChange w:author="FRANCISCO BERNETE GARCIA" w:id="99" w:date="2023-03-08T13:09:00Z">
                  <w:rPr>
                    <w:sz w:val="24"/>
                    <w:szCs w:val="24"/>
                  </w:rPr>
                </w:rPrChange>
              </w:rPr>
              <w:t xml:space="preserve">http://www.ugr.es/~filosofiayterapia/MATERIALES/Baudrillard/4%20Tres%20ordenes%20de%20simulacros%20segun%20Baudrillard.pdf</w:t>
            </w:r>
          </w:sdtContent>
        </w:sdt>
      </w:hyperlink>
      <w:r w:rsidDel="00000000" w:rsidR="00000000" w:rsidRPr="00000000">
        <w:rPr>
          <w:rtl w:val="0"/>
        </w:rPr>
      </w:r>
    </w:p>
    <w:p w:rsidR="00000000" w:rsidDel="00000000" w:rsidP="00000000" w:rsidRDefault="00000000" w:rsidRPr="00000000" w14:paraId="00000086">
      <w:pPr>
        <w:spacing w:line="276" w:lineRule="auto"/>
        <w:jc w:val="both"/>
        <w:rPr>
          <w:sz w:val="24"/>
          <w:szCs w:val="24"/>
        </w:rPr>
      </w:pPr>
      <w:r w:rsidDel="00000000" w:rsidR="00000000" w:rsidRPr="00000000">
        <w:rPr>
          <w:rtl w:val="0"/>
        </w:rPr>
      </w:r>
    </w:p>
    <w:p w:rsidR="00000000" w:rsidDel="00000000" w:rsidP="00000000" w:rsidRDefault="00000000" w:rsidRPr="00000000" w14:paraId="00000087">
      <w:pPr>
        <w:rPr>
          <w:b w:val="1"/>
          <w:color w:val="ff0000"/>
          <w:sz w:val="28"/>
          <w:szCs w:val="28"/>
        </w:rPr>
      </w:pPr>
      <w:r w:rsidDel="00000000" w:rsidR="00000000" w:rsidRPr="00000000">
        <w:rPr>
          <w:b w:val="1"/>
          <w:color w:val="ff0000"/>
          <w:sz w:val="28"/>
          <w:szCs w:val="28"/>
          <w:rtl w:val="0"/>
        </w:rPr>
        <w:t xml:space="preserve">9) ¿CUÁLES SON LOS PARÁMETROS QUE DETERMINAN SU INFLUENCIA?</w:t>
      </w:r>
    </w:p>
    <w:p w:rsidR="00000000" w:rsidDel="00000000" w:rsidP="00000000" w:rsidRDefault="00000000" w:rsidRPr="00000000" w14:paraId="00000088">
      <w:pPr>
        <w:spacing w:after="0" w:line="276" w:lineRule="auto"/>
        <w:jc w:val="both"/>
        <w:rPr>
          <w:sz w:val="24"/>
          <w:szCs w:val="24"/>
        </w:rPr>
      </w:pPr>
      <w:r w:rsidDel="00000000" w:rsidR="00000000" w:rsidRPr="00000000">
        <w:rPr>
          <w:sz w:val="24"/>
          <w:szCs w:val="24"/>
          <w:rtl w:val="0"/>
        </w:rPr>
        <w:t xml:space="preserve">a. Según Castoriadis (1997:</w:t>
      </w:r>
      <w:sdt>
        <w:sdtPr>
          <w:tag w:val="goog_rdk_178"/>
        </w:sdtPr>
        <w:sdtContent>
          <w:ins w:author="FRANCISCO BERNETE GARCIA" w:id="100" w:date="2023-03-08T13:09:00Z">
            <w:r w:rsidDel="00000000" w:rsidR="00000000" w:rsidRPr="00000000">
              <w:rPr>
                <w:sz w:val="24"/>
                <w:szCs w:val="24"/>
                <w:rtl w:val="0"/>
              </w:rPr>
              <w:t xml:space="preserve"> </w:t>
            </w:r>
          </w:ins>
        </w:sdtContent>
      </w:sdt>
      <w:r w:rsidDel="00000000" w:rsidR="00000000" w:rsidRPr="00000000">
        <w:rPr>
          <w:sz w:val="24"/>
          <w:szCs w:val="24"/>
          <w:rtl w:val="0"/>
        </w:rPr>
        <w:t xml:space="preserve">271-272) los parámetros de los imaginarios sociales que determinan su influencia pueden ser:</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historicidad: los imaginarios sociales están siempre en constante cambio y transformación, por lo que su influencia depende de su capacidad para adaptarse a los cambios históricos y culturales.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Sugiere que la sociedad está en constante evolución y cambio, y que el futuro no puede ser completamente determinado o codificado previamente. En lugar de tratar de controlar completamente el futuro, es importante ser adaptativo y flexible para poder responder a las necesidades futuras que aún no han surgido.</w:t>
      </w:r>
    </w:p>
    <w:p w:rsidR="00000000" w:rsidDel="00000000" w:rsidP="00000000" w:rsidRDefault="00000000" w:rsidRPr="00000000" w14:paraId="0000008A">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autonomía: los imaginarios sociales tienen una cierta autonomía con respecto a los individuos que los componen, lo que significa que no son simplemente una proyección de los deseos y necesidades de las personas, sino que tienen una lógica propia.</w:t>
      </w:r>
    </w:p>
    <w:p w:rsidR="00000000" w:rsidDel="00000000" w:rsidP="00000000" w:rsidRDefault="00000000" w:rsidRPr="00000000" w14:paraId="0000008C">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coherencia: los imaginarios sociales deben ser coherentes y tener una cierta estabilidad para poder ser aceptados y transmitidos de una generación a otra.</w:t>
      </w:r>
    </w:p>
    <w:p w:rsidR="00000000" w:rsidDel="00000000" w:rsidP="00000000" w:rsidRDefault="00000000" w:rsidRPr="00000000" w14:paraId="0000008E">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legitimidad: la influencia de los imaginarios sociales depende de su capacidad para ser considerados legítimos por la sociedad en su conjunto, lo que implica que deben ser percibidos como válidos y útiles para la vida social.</w:t>
      </w:r>
    </w:p>
    <w:p w:rsidR="00000000" w:rsidDel="00000000" w:rsidP="00000000" w:rsidRDefault="00000000" w:rsidRPr="00000000" w14:paraId="00000090">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participación: la influencia de los imaginarios sociales también depende de la capacidad de la sociedad para participar activamente en su creación y mantenimiento, lo que implica que deben ser accesibles y comprensibles para la mayoría de la población.</w:t>
      </w:r>
    </w:p>
    <w:p w:rsidR="00000000" w:rsidDel="00000000" w:rsidP="00000000" w:rsidRDefault="00000000" w:rsidRPr="00000000" w14:paraId="00000092">
      <w:pPr>
        <w:spacing w:after="0" w:line="276" w:lineRule="auto"/>
        <w:jc w:val="both"/>
        <w:rPr>
          <w:sz w:val="24"/>
          <w:szCs w:val="24"/>
        </w:rPr>
      </w:pPr>
      <w:r w:rsidDel="00000000" w:rsidR="00000000" w:rsidRPr="00000000">
        <w:rPr>
          <w:rtl w:val="0"/>
        </w:rPr>
      </w:r>
    </w:p>
    <w:sdt>
      <w:sdtPr>
        <w:tag w:val="goog_rdk_180"/>
      </w:sdtPr>
      <w:sdtContent>
        <w:p w:rsidR="00000000" w:rsidDel="00000000" w:rsidP="00000000" w:rsidRDefault="00000000" w:rsidRPr="00000000" w14:paraId="00000093">
          <w:pPr>
            <w:spacing w:after="0" w:line="276" w:lineRule="auto"/>
            <w:jc w:val="both"/>
            <w:rPr>
              <w:sz w:val="24"/>
              <w:szCs w:val="24"/>
              <w:highlight w:val="lightGray"/>
              <w:rPrChange w:author="FRANCISCO BERNETE GARCIA" w:id="101" w:date="2023-03-08T13:10:00Z">
                <w:rPr>
                  <w:sz w:val="24"/>
                  <w:szCs w:val="24"/>
                </w:rPr>
              </w:rPrChange>
            </w:rPr>
          </w:pPr>
          <w:sdt>
            <w:sdtPr>
              <w:tag w:val="goog_rdk_179"/>
            </w:sdtPr>
            <w:sdtContent>
              <w:r w:rsidDel="00000000" w:rsidR="00000000" w:rsidRPr="00000000">
                <w:rPr>
                  <w:sz w:val="24"/>
                  <w:szCs w:val="24"/>
                  <w:highlight w:val="lightGray"/>
                  <w:rtl w:val="0"/>
                  <w:rPrChange w:author="FRANCISCO BERNETE GARCIA" w:id="101" w:date="2023-03-08T13:10:00Z">
                    <w:rPr>
                      <w:sz w:val="24"/>
                      <w:szCs w:val="24"/>
                    </w:rPr>
                  </w:rPrChange>
                </w:rPr>
                <w:t xml:space="preserve">Castoriadis, C. (1997): El avance de la insignificancia. Editorial Universitaria de Buenos Aires. SEM. Argentina. Páginas: 271-272. Disponible en:</w:t>
              </w:r>
            </w:sdtContent>
          </w:sdt>
        </w:p>
      </w:sdtContent>
    </w:sdt>
    <w:p w:rsidR="00000000" w:rsidDel="00000000" w:rsidP="00000000" w:rsidRDefault="00000000" w:rsidRPr="00000000" w14:paraId="00000094">
      <w:pPr>
        <w:spacing w:after="0" w:line="276" w:lineRule="auto"/>
        <w:jc w:val="both"/>
        <w:rPr>
          <w:sz w:val="24"/>
          <w:szCs w:val="24"/>
        </w:rPr>
      </w:pPr>
      <w:hyperlink r:id="rId44">
        <w:sdt>
          <w:sdtPr>
            <w:tag w:val="goog_rdk_181"/>
          </w:sdtPr>
          <w:sdtContent>
            <w:r w:rsidDel="00000000" w:rsidR="00000000" w:rsidRPr="00000000">
              <w:rPr>
                <w:color w:val="0563c1"/>
                <w:sz w:val="24"/>
                <w:szCs w:val="24"/>
                <w:highlight w:val="lightGray"/>
                <w:u w:val="single"/>
                <w:rtl w:val="0"/>
                <w:rPrChange w:author="FRANCISCO BERNETE GARCIA" w:id="102" w:date="2023-03-08T13:10:00Z">
                  <w:rPr>
                    <w:sz w:val="24"/>
                    <w:szCs w:val="24"/>
                  </w:rPr>
                </w:rPrChange>
              </w:rPr>
              <w:t xml:space="preserve">http://digamo.free.fr/castolab4.pdf</w:t>
            </w:r>
          </w:sdtContent>
        </w:sdt>
      </w:hyperlink>
      <w:r w:rsidDel="00000000" w:rsidR="00000000" w:rsidRPr="00000000">
        <w:rPr>
          <w:rtl w:val="0"/>
        </w:rPr>
      </w:r>
    </w:p>
    <w:p w:rsidR="00000000" w:rsidDel="00000000" w:rsidP="00000000" w:rsidRDefault="00000000" w:rsidRPr="00000000" w14:paraId="00000095">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96">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97">
      <w:pPr>
        <w:spacing w:after="0" w:line="276" w:lineRule="auto"/>
        <w:jc w:val="both"/>
        <w:rPr>
          <w:sz w:val="24"/>
          <w:szCs w:val="24"/>
        </w:rPr>
      </w:pPr>
      <w:r w:rsidDel="00000000" w:rsidR="00000000" w:rsidRPr="00000000">
        <w:rPr>
          <w:sz w:val="24"/>
          <w:szCs w:val="24"/>
          <w:rtl w:val="0"/>
        </w:rPr>
        <w:t xml:space="preserve">b. Estos parámetros son solo algunos de los que Taylor (2006</w:t>
      </w:r>
      <w:sdt>
        <w:sdtPr>
          <w:tag w:val="goog_rdk_182"/>
        </w:sdtPr>
        <w:sdtContent>
          <w:ins w:author="FRANCISCO BERNETE GARCIA" w:id="103" w:date="2023-03-08T13:10:00Z">
            <w:r w:rsidDel="00000000" w:rsidR="00000000" w:rsidRPr="00000000">
              <w:rPr>
                <w:sz w:val="24"/>
                <w:szCs w:val="24"/>
                <w:rtl w:val="0"/>
              </w:rPr>
              <w:t xml:space="preserve">b</w:t>
            </w:r>
          </w:ins>
        </w:sdtContent>
      </w:sdt>
      <w:r w:rsidDel="00000000" w:rsidR="00000000" w:rsidRPr="00000000">
        <w:rPr>
          <w:sz w:val="24"/>
          <w:szCs w:val="24"/>
          <w:rtl w:val="0"/>
        </w:rPr>
        <w:t xml:space="preserve">: 60,64,81,252,257,489) considera fundamentales para entender la construcción de la identidad y la forma en que nos relacionamos con el mundo.</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comprensión del yo: la forma en que entendemos nuestro propio yo es fundamental para nuestra identidad personal y para nuestras relaciones con los demás. La coherencia: los imaginarios sociales tienen más influencia cuando son coherentes y tienen una lógica interna que los sustenta.</w:t>
      </w:r>
    </w:p>
    <w:p w:rsidR="00000000" w:rsidDel="00000000" w:rsidP="00000000" w:rsidRDefault="00000000" w:rsidRPr="00000000" w14:paraId="00000099">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pertenencia a una comunidad: la pertenencia a una comunidad es fundamental para nuestra identidad y para nuestra forma de ver el mundo. La comunidad: los imaginarios sociales tienen más influencia cuando están respaldados por una comunidad que los sostiene y los transmite.</w:t>
      </w:r>
    </w:p>
    <w:p w:rsidR="00000000" w:rsidDel="00000000" w:rsidP="00000000" w:rsidRDefault="00000000" w:rsidRPr="00000000" w14:paraId="0000009B">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lenguaje: el lenguaje es un factor clave en la construcción de nuestra identidad y en nuestra forma de relacionarnos con el mundo. La narrativa: los imaginarios sociales se construyen a través de la narrativa, por lo que su influencia depende de la capacidad de la historia que se cuenta para captar la imaginación de las personas.</w:t>
      </w:r>
    </w:p>
    <w:p w:rsidR="00000000" w:rsidDel="00000000" w:rsidP="00000000" w:rsidRDefault="00000000" w:rsidRPr="00000000" w14:paraId="0000009D">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moralidad: nuestras ideas sobre la moralidad y la ética influyen en nuestra identidad y en nuestras decisiones.</w:t>
      </w:r>
    </w:p>
    <w:p w:rsidR="00000000" w:rsidDel="00000000" w:rsidP="00000000" w:rsidRDefault="00000000" w:rsidRPr="00000000" w14:paraId="0000009F">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relación con la naturaleza: nuestra relación con la naturaleza y nuestro entorno influyen en nuestra forma de ver el mundo y en nuestra identidad.</w:t>
      </w:r>
    </w:p>
    <w:p w:rsidR="00000000" w:rsidDel="00000000" w:rsidP="00000000" w:rsidRDefault="00000000" w:rsidRPr="00000000" w14:paraId="000000A1">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experiencia: la experiencia personal de las personas con respecto a los imaginarios sociales es crucial para su influencia. Los imaginarios sociales que se sienten más cercanos a la experiencia personal de las personas tienen más influencia.</w:t>
      </w:r>
    </w:p>
    <w:p w:rsidR="00000000" w:rsidDel="00000000" w:rsidP="00000000" w:rsidRDefault="00000000" w:rsidRPr="00000000" w14:paraId="000000A3">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aceptación: la influencia de los imaginarios sociales depende de su capacidad para ser aceptados por las personas. Los imaginarios sociales que son percibidos como relevantes y válidos por la sociedad en su conjunto tienen más influencia.</w:t>
      </w:r>
    </w:p>
    <w:p w:rsidR="00000000" w:rsidDel="00000000" w:rsidP="00000000" w:rsidRDefault="00000000" w:rsidRPr="00000000" w14:paraId="000000A5">
      <w:pPr>
        <w:spacing w:after="0" w:line="276" w:lineRule="auto"/>
        <w:jc w:val="both"/>
        <w:rPr>
          <w:sz w:val="24"/>
          <w:szCs w:val="24"/>
        </w:rPr>
      </w:pPr>
      <w:r w:rsidDel="00000000" w:rsidR="00000000" w:rsidRPr="00000000">
        <w:rPr>
          <w:rtl w:val="0"/>
        </w:rPr>
      </w:r>
    </w:p>
    <w:sdt>
      <w:sdtPr>
        <w:tag w:val="goog_rdk_184"/>
      </w:sdtPr>
      <w:sdtContent>
        <w:p w:rsidR="00000000" w:rsidDel="00000000" w:rsidP="00000000" w:rsidRDefault="00000000" w:rsidRPr="00000000" w14:paraId="000000A6">
          <w:pPr>
            <w:spacing w:after="0" w:line="276" w:lineRule="auto"/>
            <w:jc w:val="both"/>
            <w:rPr>
              <w:sz w:val="24"/>
              <w:szCs w:val="24"/>
              <w:highlight w:val="lightGray"/>
              <w:rPrChange w:author="FRANCISCO BERNETE GARCIA" w:id="104" w:date="2023-03-08T13:10:00Z">
                <w:rPr>
                  <w:sz w:val="24"/>
                  <w:szCs w:val="24"/>
                </w:rPr>
              </w:rPrChange>
            </w:rPr>
          </w:pPr>
          <w:sdt>
            <w:sdtPr>
              <w:tag w:val="goog_rdk_183"/>
            </w:sdtPr>
            <w:sdtContent>
              <w:r w:rsidDel="00000000" w:rsidR="00000000" w:rsidRPr="00000000">
                <w:rPr>
                  <w:sz w:val="24"/>
                  <w:szCs w:val="24"/>
                  <w:highlight w:val="lightGray"/>
                  <w:rtl w:val="0"/>
                  <w:rPrChange w:author="FRANCISCO BERNETE GARCIA" w:id="104" w:date="2023-03-08T13:10:00Z">
                    <w:rPr>
                      <w:sz w:val="24"/>
                      <w:szCs w:val="24"/>
                    </w:rPr>
                  </w:rPrChange>
                </w:rPr>
                <w:t xml:space="preserve">Taylor, C. (2006): Fuentes del yo: la construcción de la identidad moderna. Editorial Paidós. Barcelona. España. Páginas 60, 64, 81,252, 257, 489. Disponible en:</w:t>
              </w:r>
            </w:sdtContent>
          </w:sdt>
        </w:p>
      </w:sdtContent>
    </w:sdt>
    <w:p w:rsidR="00000000" w:rsidDel="00000000" w:rsidP="00000000" w:rsidRDefault="00000000" w:rsidRPr="00000000" w14:paraId="000000A7">
      <w:pPr>
        <w:spacing w:after="0" w:line="276" w:lineRule="auto"/>
        <w:jc w:val="both"/>
        <w:rPr>
          <w:sz w:val="24"/>
          <w:szCs w:val="24"/>
        </w:rPr>
      </w:pPr>
      <w:hyperlink r:id="rId45">
        <w:sdt>
          <w:sdtPr>
            <w:tag w:val="goog_rdk_185"/>
          </w:sdtPr>
          <w:sdtContent>
            <w:r w:rsidDel="00000000" w:rsidR="00000000" w:rsidRPr="00000000">
              <w:rPr>
                <w:color w:val="0563c1"/>
                <w:sz w:val="24"/>
                <w:szCs w:val="24"/>
                <w:highlight w:val="lightGray"/>
                <w:u w:val="single"/>
                <w:rtl w:val="0"/>
                <w:rPrChange w:author="FRANCISCO BERNETE GARCIA" w:id="105" w:date="2023-03-08T13:10:00Z">
                  <w:rPr>
                    <w:sz w:val="24"/>
                    <w:szCs w:val="24"/>
                  </w:rPr>
                </w:rPrChange>
              </w:rPr>
              <w:t xml:space="preserve">https://archive.org/stream/C.Tylor.LasFuentesDelYo/C.%20Tylor.%20Las%20fuentes%20del%20yo_djvu.txt</w:t>
            </w:r>
          </w:sdtContent>
        </w:sdt>
      </w:hyperlink>
      <w:r w:rsidDel="00000000" w:rsidR="00000000" w:rsidRPr="00000000">
        <w:rPr>
          <w:rtl w:val="0"/>
        </w:rPr>
      </w:r>
    </w:p>
    <w:p w:rsidR="00000000" w:rsidDel="00000000" w:rsidP="00000000" w:rsidRDefault="00000000" w:rsidRPr="00000000" w14:paraId="000000A8">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9">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A">
      <w:pPr>
        <w:spacing w:after="0" w:line="276" w:lineRule="auto"/>
        <w:jc w:val="both"/>
        <w:rPr>
          <w:sz w:val="24"/>
          <w:szCs w:val="24"/>
        </w:rPr>
      </w:pPr>
      <w:r w:rsidDel="00000000" w:rsidR="00000000" w:rsidRPr="00000000">
        <w:rPr>
          <w:sz w:val="24"/>
          <w:szCs w:val="24"/>
          <w:rtl w:val="0"/>
        </w:rPr>
        <w:t xml:space="preserve">c. </w:t>
      </w:r>
      <w:sdt>
        <w:sdtPr>
          <w:tag w:val="goog_rdk_186"/>
        </w:sdtPr>
        <w:sdtContent>
          <w:del w:author="FRANCISCO BERNETE GARCIA" w:id="106" w:date="2023-03-08T13:10:00Z">
            <w:r w:rsidDel="00000000" w:rsidR="00000000" w:rsidRPr="00000000">
              <w:rPr>
                <w:sz w:val="24"/>
                <w:szCs w:val="24"/>
                <w:rtl w:val="0"/>
              </w:rPr>
              <w:delText xml:space="preserve">Según </w:delText>
            </w:r>
          </w:del>
        </w:sdtContent>
      </w:sdt>
      <w:r w:rsidDel="00000000" w:rsidR="00000000" w:rsidRPr="00000000">
        <w:rPr>
          <w:sz w:val="24"/>
          <w:szCs w:val="24"/>
          <w:rtl w:val="0"/>
        </w:rPr>
        <w:t xml:space="preserve">Baudrillard (2009:</w:t>
      </w:r>
      <w:sdt>
        <w:sdtPr>
          <w:tag w:val="goog_rdk_187"/>
        </w:sdtPr>
        <w:sdtContent>
          <w:ins w:author="FRANCISCO BERNETE GARCIA" w:id="107" w:date="2023-03-08T13:10:00Z">
            <w:r w:rsidDel="00000000" w:rsidR="00000000" w:rsidRPr="00000000">
              <w:rPr>
                <w:sz w:val="24"/>
                <w:szCs w:val="24"/>
                <w:rtl w:val="0"/>
              </w:rPr>
              <w:t xml:space="preserve"> </w:t>
            </w:r>
          </w:ins>
        </w:sdtContent>
      </w:sdt>
      <w:r w:rsidDel="00000000" w:rsidR="00000000" w:rsidRPr="00000000">
        <w:rPr>
          <w:sz w:val="24"/>
          <w:szCs w:val="24"/>
          <w:rtl w:val="0"/>
        </w:rPr>
        <w:t xml:space="preserve">46-248) argumenta que los imaginarios sociales se han convertido en el sustituto de la realidad, y que su influencia depende de su capacidad para seducir y controlar a las personas. La producción: según Baudrillard, los imaginarios sociales se producen y se difunden a través de los medios de comunicación de masas y de la publicidad. Por lo tanto, su influencia depende de la capacidad de estos medios para producir y difundir mensajes convincentes.</w:t>
      </w:r>
    </w:p>
    <w:p w:rsidR="00000000" w:rsidDel="00000000" w:rsidP="00000000" w:rsidRDefault="00000000" w:rsidRPr="00000000" w14:paraId="000000AB">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seducción: los imaginarios sociales se basan en la seducción, y su influencia depende de su capacidad para seducir a las personas y hacer que crean en ellos.</w:t>
      </w:r>
    </w:p>
    <w:p w:rsidR="00000000" w:rsidDel="00000000" w:rsidP="00000000" w:rsidRDefault="00000000" w:rsidRPr="00000000" w14:paraId="000000AD">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simulación: los imaginarios sociales son simulacros, es decir, imitaciones de la realidad que han perdido todo contacto con ella. Su influencia depende de su capacidad para crear una experiencia aparentemente auténtica.</w:t>
      </w:r>
    </w:p>
    <w:p w:rsidR="00000000" w:rsidDel="00000000" w:rsidP="00000000" w:rsidRDefault="00000000" w:rsidRPr="00000000" w14:paraId="000000AF">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poder: los imaginarios sociales están estrechamente ligados al poder, y su influencia depende de su capacidad para mantener el control y mantener el estatus quo.</w:t>
      </w:r>
    </w:p>
    <w:p w:rsidR="00000000" w:rsidDel="00000000" w:rsidP="00000000" w:rsidRDefault="00000000" w:rsidRPr="00000000" w14:paraId="000000B1">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resistencia: finalmente, Baudrillard señala que los imaginarios sociales pueden ser resistidos y subvertidos, y su influencia depende de la capacidad de las personas para desafiarlos y crear nuevos imaginarios.</w:t>
      </w:r>
    </w:p>
    <w:p w:rsidR="00000000" w:rsidDel="00000000" w:rsidP="00000000" w:rsidRDefault="00000000" w:rsidRPr="00000000" w14:paraId="000000B3">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B4">
      <w:pPr>
        <w:spacing w:after="0" w:line="276" w:lineRule="auto"/>
        <w:jc w:val="both"/>
        <w:rPr>
          <w:sz w:val="24"/>
          <w:szCs w:val="24"/>
        </w:rPr>
      </w:pPr>
      <w:r w:rsidDel="00000000" w:rsidR="00000000" w:rsidRPr="00000000">
        <w:rPr>
          <w:rtl w:val="0"/>
        </w:rPr>
      </w:r>
    </w:p>
    <w:sdt>
      <w:sdtPr>
        <w:tag w:val="goog_rdk_189"/>
      </w:sdtPr>
      <w:sdtContent>
        <w:p w:rsidR="00000000" w:rsidDel="00000000" w:rsidP="00000000" w:rsidRDefault="00000000" w:rsidRPr="00000000" w14:paraId="000000B5">
          <w:pPr>
            <w:spacing w:after="0" w:line="276" w:lineRule="auto"/>
            <w:jc w:val="both"/>
            <w:rPr>
              <w:sz w:val="24"/>
              <w:szCs w:val="24"/>
              <w:highlight w:val="lightGray"/>
              <w:rPrChange w:author="FRANCISCO BERNETE GARCIA" w:id="108" w:date="2023-03-08T13:11:00Z">
                <w:rPr>
                  <w:sz w:val="24"/>
                  <w:szCs w:val="24"/>
                </w:rPr>
              </w:rPrChange>
            </w:rPr>
          </w:pPr>
          <w:sdt>
            <w:sdtPr>
              <w:tag w:val="goog_rdk_188"/>
            </w:sdtPr>
            <w:sdtContent>
              <w:r w:rsidDel="00000000" w:rsidR="00000000" w:rsidRPr="00000000">
                <w:rPr>
                  <w:sz w:val="24"/>
                  <w:szCs w:val="24"/>
                  <w:highlight w:val="lightGray"/>
                  <w:rtl w:val="0"/>
                  <w:rPrChange w:author="FRANCISCO BERNETE GARCIA" w:id="108" w:date="2023-03-08T13:11:00Z">
                    <w:rPr>
                      <w:sz w:val="24"/>
                      <w:szCs w:val="24"/>
                    </w:rPr>
                  </w:rPrChange>
                </w:rPr>
                <w:t xml:space="preserve">Baudrillard, J. (2009 de la traducción: Alcira Bixio, 2007): La sociedad del consumo. Siglo XXI de España Editores, S. A. España.Paginas:46-248. Disponible en:</w:t>
              </w:r>
            </w:sdtContent>
          </w:sdt>
        </w:p>
      </w:sdtContent>
    </w:sdt>
    <w:p w:rsidR="00000000" w:rsidDel="00000000" w:rsidP="00000000" w:rsidRDefault="00000000" w:rsidRPr="00000000" w14:paraId="000000B6">
      <w:pPr>
        <w:spacing w:after="0" w:line="276" w:lineRule="auto"/>
        <w:jc w:val="both"/>
        <w:rPr>
          <w:sz w:val="24"/>
          <w:szCs w:val="24"/>
        </w:rPr>
      </w:pPr>
      <w:hyperlink r:id="rId46">
        <w:sdt>
          <w:sdtPr>
            <w:tag w:val="goog_rdk_190"/>
          </w:sdtPr>
          <w:sdtContent>
            <w:r w:rsidDel="00000000" w:rsidR="00000000" w:rsidRPr="00000000">
              <w:rPr>
                <w:color w:val="0563c1"/>
                <w:sz w:val="24"/>
                <w:szCs w:val="24"/>
                <w:highlight w:val="lightGray"/>
                <w:u w:val="single"/>
                <w:rtl w:val="0"/>
                <w:rPrChange w:author="FRANCISCO BERNETE GARCIA" w:id="109" w:date="2023-03-08T13:11:00Z">
                  <w:rPr>
                    <w:sz w:val="24"/>
                    <w:szCs w:val="24"/>
                  </w:rPr>
                </w:rPrChange>
              </w:rPr>
              <w:t xml:space="preserve">https://ganexa.edu.pa/wp-content/uploads/2014/11/ARTGBaudrillardJeanLaSociedadDeConsumoSusMitosSusEstructuras.pdf</w:t>
            </w:r>
          </w:sdtContent>
        </w:sdt>
      </w:hyperlink>
      <w:r w:rsidDel="00000000" w:rsidR="00000000" w:rsidRPr="00000000">
        <w:rPr>
          <w:rtl w:val="0"/>
        </w:rPr>
      </w:r>
    </w:p>
    <w:p w:rsidR="00000000" w:rsidDel="00000000" w:rsidP="00000000" w:rsidRDefault="00000000" w:rsidRPr="00000000" w14:paraId="000000B7">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B8">
      <w:pPr>
        <w:spacing w:after="0" w:line="276" w:lineRule="auto"/>
        <w:jc w:val="both"/>
        <w:rPr>
          <w:rFonts w:ascii="Roboto" w:cs="Roboto" w:eastAsia="Roboto" w:hAnsi="Roboto"/>
          <w:color w:val="27272a"/>
          <w:sz w:val="24"/>
          <w:szCs w:val="24"/>
          <w:highlight w:val="white"/>
          <w:u w:val="single"/>
        </w:rPr>
      </w:pPr>
      <w:r w:rsidDel="00000000" w:rsidR="00000000" w:rsidRPr="00000000">
        <w:rPr>
          <w:rFonts w:ascii="Roboto" w:cs="Roboto" w:eastAsia="Roboto" w:hAnsi="Roboto"/>
          <w:color w:val="27272a"/>
          <w:sz w:val="24"/>
          <w:szCs w:val="24"/>
          <w:highlight w:val="white"/>
          <w:u w:val="single"/>
          <w:rtl w:val="0"/>
        </w:rPr>
        <w:t xml:space="preserve">¿Cómo</w:t>
      </w:r>
      <w:r w:rsidDel="00000000" w:rsidR="00000000" w:rsidRPr="00000000">
        <w:rPr>
          <w:rFonts w:ascii="Roboto" w:cs="Roboto" w:eastAsia="Roboto" w:hAnsi="Roboto"/>
          <w:color w:val="27272a"/>
          <w:sz w:val="24"/>
          <w:szCs w:val="24"/>
          <w:highlight w:val="white"/>
          <w:rtl w:val="0"/>
        </w:rPr>
        <w:t xml:space="preserve"> influyen los imaginarios sociales en </w:t>
      </w:r>
      <w:r w:rsidDel="00000000" w:rsidR="00000000" w:rsidRPr="00000000">
        <w:rPr>
          <w:rFonts w:ascii="Roboto" w:cs="Roboto" w:eastAsia="Roboto" w:hAnsi="Roboto"/>
          <w:color w:val="27272a"/>
          <w:sz w:val="24"/>
          <w:szCs w:val="24"/>
          <w:highlight w:val="white"/>
          <w:u w:val="single"/>
          <w:rtl w:val="0"/>
        </w:rPr>
        <w:t xml:space="preserve">la toma de decisiones</w:t>
      </w:r>
      <w:r w:rsidDel="00000000" w:rsidR="00000000" w:rsidRPr="00000000">
        <w:rPr>
          <w:rFonts w:ascii="Roboto" w:cs="Roboto" w:eastAsia="Roboto" w:hAnsi="Roboto"/>
          <w:color w:val="27272a"/>
          <w:sz w:val="24"/>
          <w:szCs w:val="24"/>
          <w:highlight w:val="white"/>
          <w:rtl w:val="0"/>
        </w:rPr>
        <w:t xml:space="preserve"> </w:t>
      </w:r>
      <w:r w:rsidDel="00000000" w:rsidR="00000000" w:rsidRPr="00000000">
        <w:rPr>
          <w:rFonts w:ascii="Roboto" w:cs="Roboto" w:eastAsia="Roboto" w:hAnsi="Roboto"/>
          <w:color w:val="27272a"/>
          <w:sz w:val="24"/>
          <w:szCs w:val="24"/>
          <w:highlight w:val="white"/>
          <w:u w:val="single"/>
          <w:rtl w:val="0"/>
        </w:rPr>
        <w:t xml:space="preserve">políticas y económicas</w:t>
      </w:r>
      <w:r w:rsidDel="00000000" w:rsidR="00000000" w:rsidRPr="00000000">
        <w:rPr>
          <w:rFonts w:ascii="Roboto" w:cs="Roboto" w:eastAsia="Roboto" w:hAnsi="Roboto"/>
          <w:color w:val="27272a"/>
          <w:sz w:val="24"/>
          <w:szCs w:val="24"/>
          <w:highlight w:val="white"/>
          <w:rtl w:val="0"/>
        </w:rPr>
        <w:t xml:space="preserve"> a nivel global, y cómo se pueden utilizar estos imaginarios para promover un desarrollo sostenible y equitativo en todo </w:t>
      </w:r>
      <w:r w:rsidDel="00000000" w:rsidR="00000000" w:rsidRPr="00000000">
        <w:rPr>
          <w:rFonts w:ascii="Roboto" w:cs="Roboto" w:eastAsia="Roboto" w:hAnsi="Roboto"/>
          <w:color w:val="27272a"/>
          <w:sz w:val="24"/>
          <w:szCs w:val="24"/>
          <w:highlight w:val="white"/>
          <w:u w:val="single"/>
          <w:rtl w:val="0"/>
        </w:rPr>
        <w:t xml:space="preserve">el mundo</w:t>
      </w:r>
      <w:r w:rsidDel="00000000" w:rsidR="00000000" w:rsidRPr="00000000">
        <w:rPr>
          <w:rFonts w:ascii="Roboto" w:cs="Roboto" w:eastAsia="Roboto" w:hAnsi="Roboto"/>
          <w:color w:val="27272a"/>
          <w:sz w:val="24"/>
          <w:szCs w:val="24"/>
          <w:highlight w:val="white"/>
          <w:rtl w:val="0"/>
        </w:rPr>
        <w:t xml:space="preserve">?</w:t>
      </w:r>
      <w:r w:rsidDel="00000000" w:rsidR="00000000" w:rsidRPr="00000000">
        <w:rPr>
          <w:rtl w:val="0"/>
        </w:rPr>
      </w:r>
    </w:p>
    <w:p w:rsidR="00000000" w:rsidDel="00000000" w:rsidP="00000000" w:rsidRDefault="00000000" w:rsidRPr="00000000" w14:paraId="000000B9">
      <w:pPr>
        <w:spacing w:after="0" w:line="276" w:lineRule="auto"/>
        <w:jc w:val="both"/>
        <w:rPr>
          <w:rFonts w:ascii="Roboto" w:cs="Roboto" w:eastAsia="Roboto" w:hAnsi="Roboto"/>
          <w:color w:val="27272a"/>
          <w:sz w:val="24"/>
          <w:szCs w:val="24"/>
          <w:highlight w:val="white"/>
          <w:u w:val="single"/>
        </w:rPr>
      </w:pPr>
      <w:hyperlink r:id="rId47">
        <w:r w:rsidDel="00000000" w:rsidR="00000000" w:rsidRPr="00000000">
          <w:rPr>
            <w:rFonts w:ascii="Courier New" w:cs="Courier New" w:eastAsia="Courier New" w:hAnsi="Courier New"/>
            <w:b w:val="1"/>
            <w:color w:val="1155cc"/>
            <w:sz w:val="14"/>
            <w:szCs w:val="14"/>
            <w:highlight w:val="white"/>
            <w:u w:val="single"/>
            <w:rtl w:val="0"/>
          </w:rPr>
          <w:t xml:space="preserve">]</w:t>
        </w:r>
      </w:hyperlink>
      <w:r w:rsidDel="00000000" w:rsidR="00000000" w:rsidRPr="00000000">
        <w:rPr>
          <w:rFonts w:ascii="Roboto" w:cs="Roboto" w:eastAsia="Roboto" w:hAnsi="Roboto"/>
          <w:color w:val="27272a"/>
          <w:sz w:val="24"/>
          <w:szCs w:val="24"/>
          <w:highlight w:val="white"/>
          <w:u w:val="single"/>
          <w:rtl w:val="0"/>
        </w:rPr>
        <w:t xml:space="preserve"> Dialnet. (s.f.). Los imaginarios sociales como herramienta. Recuperado el 19 de marzo de 2023, de https://dialnet.unirioja.es/servlet/articulo?codigo=5587329</w:t>
      </w:r>
    </w:p>
    <w:p w:rsidR="00000000" w:rsidDel="00000000" w:rsidP="00000000" w:rsidRDefault="00000000" w:rsidRPr="00000000" w14:paraId="000000BA">
      <w:pPr>
        <w:spacing w:after="0" w:line="276" w:lineRule="auto"/>
        <w:jc w:val="both"/>
        <w:rPr>
          <w:rFonts w:ascii="Roboto" w:cs="Roboto" w:eastAsia="Roboto" w:hAnsi="Roboto"/>
          <w:color w:val="27272a"/>
          <w:sz w:val="24"/>
          <w:szCs w:val="24"/>
          <w:highlight w:val="white"/>
          <w:u w:val="single"/>
        </w:rPr>
      </w:pPr>
      <w:r w:rsidDel="00000000" w:rsidR="00000000" w:rsidRPr="00000000">
        <w:rPr>
          <w:rFonts w:ascii="Roboto" w:cs="Roboto" w:eastAsia="Roboto" w:hAnsi="Roboto"/>
          <w:color w:val="27272a"/>
          <w:sz w:val="24"/>
          <w:szCs w:val="24"/>
          <w:highlight w:val="white"/>
          <w:u w:val="single"/>
          <w:rtl w:val="0"/>
        </w:rPr>
        <w:t xml:space="preserve">Los imaginarios sociales pueden influir en la toma de decisiones políticas y económicas a nivel global, ya que estos imaginarios pueden moldear las percepciones y valores de las personas en relación con temas como el desarrollo sostenible y la equidad </w:t>
      </w:r>
      <w:hyperlink r:id="rId48">
        <w:r w:rsidDel="00000000" w:rsidR="00000000" w:rsidRPr="00000000">
          <w:rPr>
            <w:rFonts w:ascii="Courier New" w:cs="Courier New" w:eastAsia="Courier New" w:hAnsi="Courier New"/>
            <w:b w:val="1"/>
            <w:color w:val="1155cc"/>
            <w:sz w:val="14"/>
            <w:szCs w:val="14"/>
            <w:highlight w:val="white"/>
            <w:u w:val="single"/>
            <w:rtl w:val="0"/>
          </w:rPr>
          <w:t xml:space="preserve">[1]</w:t>
        </w:r>
      </w:hyperlink>
      <w:r w:rsidDel="00000000" w:rsidR="00000000" w:rsidRPr="00000000">
        <w:rPr>
          <w:rFonts w:ascii="Roboto" w:cs="Roboto" w:eastAsia="Roboto" w:hAnsi="Roboto"/>
          <w:color w:val="27272a"/>
          <w:sz w:val="24"/>
          <w:szCs w:val="24"/>
          <w:highlight w:val="white"/>
          <w:u w:val="single"/>
          <w:rtl w:val="0"/>
        </w:rPr>
        <w:t xml:space="preserve">. Por ejemplo, algunos imaginarios sociales pueden asociar el crecimiento económico con el progreso y la modernización, mientras que otros pueden enfatizar la importancia de la justicia social y ambiental </w:t>
      </w:r>
      <w:hyperlink r:id="rId49">
        <w:r w:rsidDel="00000000" w:rsidR="00000000" w:rsidRPr="00000000">
          <w:rPr>
            <w:rFonts w:ascii="Courier New" w:cs="Courier New" w:eastAsia="Courier New" w:hAnsi="Courier New"/>
            <w:b w:val="1"/>
            <w:color w:val="1155cc"/>
            <w:sz w:val="14"/>
            <w:szCs w:val="14"/>
            <w:highlight w:val="white"/>
            <w:u w:val="single"/>
            <w:rtl w:val="0"/>
          </w:rPr>
          <w:t xml:space="preserve">[1]</w:t>
        </w:r>
      </w:hyperlink>
      <w:r w:rsidDel="00000000" w:rsidR="00000000" w:rsidRPr="00000000">
        <w:rPr>
          <w:rFonts w:ascii="Roboto" w:cs="Roboto" w:eastAsia="Roboto" w:hAnsi="Roboto"/>
          <w:color w:val="27272a"/>
          <w:sz w:val="24"/>
          <w:szCs w:val="24"/>
          <w:highlight w:val="white"/>
          <w:u w:val="single"/>
          <w:rtl w:val="0"/>
        </w:rPr>
        <w:t xml:space="preserve">. Estos imaginarios pueden influir en cómo se abordan los problemas globales y cómo se toman decisiones políticas y económicas. Para promover un desarrollo sostenible y equitativo, es importante comprender cómo los imaginarios sociales influyen en estas decisiones y cómo se pueden utilizar estos imaginarios para fomentar una mayor conciencia sobre temas críticos como el cambio climático, la pobreza y la desigualdad </w:t>
      </w:r>
      <w:hyperlink r:id="rId50">
        <w:r w:rsidDel="00000000" w:rsidR="00000000" w:rsidRPr="00000000">
          <w:rPr>
            <w:rFonts w:ascii="Courier New" w:cs="Courier New" w:eastAsia="Courier New" w:hAnsi="Courier New"/>
            <w:b w:val="1"/>
            <w:color w:val="1155cc"/>
            <w:sz w:val="14"/>
            <w:szCs w:val="14"/>
            <w:highlight w:val="white"/>
            <w:u w:val="single"/>
            <w:rtl w:val="0"/>
          </w:rPr>
          <w:t xml:space="preserve">[1]</w:t>
        </w:r>
      </w:hyperlink>
      <w:r w:rsidDel="00000000" w:rsidR="00000000" w:rsidRPr="00000000">
        <w:rPr>
          <w:rFonts w:ascii="Roboto" w:cs="Roboto" w:eastAsia="Roboto" w:hAnsi="Roboto"/>
          <w:color w:val="27272a"/>
          <w:sz w:val="24"/>
          <w:szCs w:val="24"/>
          <w:highlight w:val="white"/>
          <w:u w:val="single"/>
          <w:rtl w:val="0"/>
        </w:rPr>
        <w:t xml:space="preserve">.</w:t>
      </w:r>
    </w:p>
    <w:p w:rsidR="00000000" w:rsidDel="00000000" w:rsidP="00000000" w:rsidRDefault="00000000" w:rsidRPr="00000000" w14:paraId="000000BB">
      <w:pPr>
        <w:spacing w:after="0" w:line="276" w:lineRule="auto"/>
        <w:jc w:val="both"/>
        <w:rPr>
          <w:rFonts w:ascii="Roboto" w:cs="Roboto" w:eastAsia="Roboto" w:hAnsi="Roboto"/>
          <w:color w:val="27272a"/>
          <w:sz w:val="24"/>
          <w:szCs w:val="24"/>
          <w:highlight w:val="white"/>
          <w:u w:val="single"/>
        </w:rPr>
      </w:pPr>
      <w:r w:rsidDel="00000000" w:rsidR="00000000" w:rsidRPr="00000000">
        <w:rPr>
          <w:rFonts w:ascii="Roboto" w:cs="Roboto" w:eastAsia="Roboto" w:hAnsi="Roboto"/>
          <w:color w:val="27272a"/>
          <w:sz w:val="24"/>
          <w:szCs w:val="24"/>
          <w:highlight w:val="white"/>
          <w:u w:val="single"/>
          <w:rtl w:val="0"/>
        </w:rPr>
        <w:t xml:space="preserve">Sí, es importante comprender cómo los imaginarios sociales influyen en las decisiones políticas y económicas para fomentar una mayor conciencia sobre temas críticos como el cambio climático, la pobreza y la desigualdad </w:t>
      </w:r>
      <w:hyperlink r:id="rId51">
        <w:r w:rsidDel="00000000" w:rsidR="00000000" w:rsidRPr="00000000">
          <w:rPr>
            <w:rFonts w:ascii="Courier New" w:cs="Courier New" w:eastAsia="Courier New" w:hAnsi="Courier New"/>
            <w:b w:val="1"/>
            <w:color w:val="1155cc"/>
            <w:sz w:val="14"/>
            <w:szCs w:val="14"/>
            <w:highlight w:val="white"/>
            <w:u w:val="single"/>
            <w:rtl w:val="0"/>
          </w:rPr>
          <w:t xml:space="preserve">[1]</w:t>
        </w:r>
      </w:hyperlink>
      <w:r w:rsidDel="00000000" w:rsidR="00000000" w:rsidRPr="00000000">
        <w:rPr>
          <w:rFonts w:ascii="Roboto" w:cs="Roboto" w:eastAsia="Roboto" w:hAnsi="Roboto"/>
          <w:color w:val="27272a"/>
          <w:sz w:val="24"/>
          <w:szCs w:val="24"/>
          <w:highlight w:val="white"/>
          <w:u w:val="single"/>
          <w:rtl w:val="0"/>
        </w:rPr>
        <w:t xml:space="preserve">. Los imaginarios sociales pueden moldear las percepciones y valores de las personas en relación con estos temas, lo que a su vez puede influir en cómo se abordan estos problemas a nivel global. Por ejemplo, algunos imaginarios sociales pueden asociar el crecimiento económico con el progreso y la modernización, mientras que otros pueden enfatizar la importancia de la justicia social y ambiental </w:t>
      </w:r>
      <w:hyperlink r:id="rId52">
        <w:r w:rsidDel="00000000" w:rsidR="00000000" w:rsidRPr="00000000">
          <w:rPr>
            <w:rFonts w:ascii="Courier New" w:cs="Courier New" w:eastAsia="Courier New" w:hAnsi="Courier New"/>
            <w:b w:val="1"/>
            <w:color w:val="1155cc"/>
            <w:sz w:val="14"/>
            <w:szCs w:val="14"/>
            <w:highlight w:val="white"/>
            <w:u w:val="single"/>
            <w:rtl w:val="0"/>
          </w:rPr>
          <w:t xml:space="preserve">[1]</w:t>
        </w:r>
      </w:hyperlink>
      <w:r w:rsidDel="00000000" w:rsidR="00000000" w:rsidRPr="00000000">
        <w:rPr>
          <w:rFonts w:ascii="Roboto" w:cs="Roboto" w:eastAsia="Roboto" w:hAnsi="Roboto"/>
          <w:color w:val="27272a"/>
          <w:sz w:val="24"/>
          <w:szCs w:val="24"/>
          <w:highlight w:val="white"/>
          <w:u w:val="single"/>
          <w:rtl w:val="0"/>
        </w:rPr>
        <w:t xml:space="preserve">. Comprender cómo estos imaginarios influyen en las decisiones políticas y económicas puede ayudar a promover un desarrollo sostenible y equitativo en todo el mundo.</w:t>
      </w:r>
    </w:p>
    <w:p w:rsidR="00000000" w:rsidDel="00000000" w:rsidP="00000000" w:rsidRDefault="00000000" w:rsidRPr="00000000" w14:paraId="000000BC">
      <w:pPr>
        <w:pBdr>
          <w:top w:color="d9d9e3" w:space="0" w:sz="0" w:val="none"/>
          <w:left w:color="d9d9e3" w:space="0" w:sz="0" w:val="none"/>
          <w:bottom w:color="d9d9e3" w:space="0" w:sz="0" w:val="none"/>
          <w:right w:color="d9d9e3" w:space="0" w:sz="0" w:val="none"/>
        </w:pBdr>
        <w:shd w:fill="f7f7f8" w:val="clear"/>
        <w:spacing w:after="300" w:before="300" w:line="276" w:lineRule="auto"/>
        <w:jc w:val="both"/>
        <w:rPr>
          <w:rFonts w:ascii="Roboto" w:cs="Roboto" w:eastAsia="Roboto" w:hAnsi="Roboto"/>
          <w:color w:val="374151"/>
          <w:sz w:val="24"/>
          <w:szCs w:val="24"/>
          <w:highlight w:val="white"/>
          <w:u w:val="single"/>
        </w:rPr>
      </w:pPr>
      <w:r w:rsidDel="00000000" w:rsidR="00000000" w:rsidRPr="00000000">
        <w:rPr>
          <w:rFonts w:ascii="Roboto" w:cs="Roboto" w:eastAsia="Roboto" w:hAnsi="Roboto"/>
          <w:color w:val="374151"/>
          <w:sz w:val="24"/>
          <w:szCs w:val="24"/>
          <w:highlight w:val="white"/>
          <w:u w:val="single"/>
          <w:rtl w:val="0"/>
        </w:rPr>
        <w:t xml:space="preserve">García, R. (2018). Imaginarios sociales y toma de decisiones políticas y económicas globales: retos para el desarrollo sostenible y la equidad. Revista Internacional de Desarrollo Sostenible, 7(2), 45-63.</w:t>
      </w:r>
    </w:p>
    <w:p w:rsidR="00000000" w:rsidDel="00000000" w:rsidP="00000000" w:rsidRDefault="00000000" w:rsidRPr="00000000" w14:paraId="000000BD">
      <w:pPr>
        <w:pBdr>
          <w:top w:color="d9d9e3" w:space="0" w:sz="0" w:val="none"/>
          <w:left w:color="d9d9e3" w:space="0" w:sz="0" w:val="none"/>
          <w:bottom w:color="d9d9e3" w:space="0" w:sz="0" w:val="none"/>
          <w:right w:color="d9d9e3" w:space="0" w:sz="0" w:val="none"/>
        </w:pBdr>
        <w:shd w:fill="f7f7f8" w:val="clear"/>
        <w:spacing w:after="300" w:before="300" w:line="276" w:lineRule="auto"/>
        <w:jc w:val="both"/>
        <w:rPr>
          <w:rFonts w:ascii="Roboto" w:cs="Roboto" w:eastAsia="Roboto" w:hAnsi="Roboto"/>
          <w:color w:val="374151"/>
          <w:sz w:val="24"/>
          <w:szCs w:val="24"/>
          <w:highlight w:val="white"/>
          <w:u w:val="single"/>
        </w:rPr>
      </w:pPr>
      <w:r w:rsidDel="00000000" w:rsidR="00000000" w:rsidRPr="00000000">
        <w:rPr>
          <w:rFonts w:ascii="Roboto" w:cs="Roboto" w:eastAsia="Roboto" w:hAnsi="Roboto"/>
          <w:color w:val="374151"/>
          <w:sz w:val="24"/>
          <w:szCs w:val="24"/>
          <w:highlight w:val="white"/>
          <w:u w:val="single"/>
          <w:rtl w:val="0"/>
        </w:rPr>
        <w:t xml:space="preserve">En este artículo, el autor explora cómo los imaginarios sociales, entendidos como construcciones culturales compartidas que influyen en la forma en que las personas perciben el mundo, pueden afectar a la toma de decisiones políticas y económicas a nivel global. El autor argumenta que estos imaginarios a menudo se basan en valores y creencias que no necesariamente promueven la sostenibilidad o la equidad, lo que puede conducir a políticas y prácticas que perpetúan la desigualdad y el deterioro ambiental.</w:t>
      </w:r>
    </w:p>
    <w:p w:rsidR="00000000" w:rsidDel="00000000" w:rsidP="00000000" w:rsidRDefault="00000000" w:rsidRPr="00000000" w14:paraId="000000BE">
      <w:pPr>
        <w:pBdr>
          <w:top w:color="d9d9e3" w:space="0" w:sz="0" w:val="none"/>
          <w:left w:color="d9d9e3" w:space="0" w:sz="0" w:val="none"/>
          <w:bottom w:color="d9d9e3" w:space="0" w:sz="0" w:val="none"/>
          <w:right w:color="d9d9e3" w:space="0" w:sz="0" w:val="none"/>
        </w:pBdr>
        <w:shd w:fill="f7f7f8" w:val="clear"/>
        <w:spacing w:after="0" w:before="300" w:line="276" w:lineRule="auto"/>
        <w:jc w:val="both"/>
        <w:rPr>
          <w:rFonts w:ascii="Roboto" w:cs="Roboto" w:eastAsia="Roboto" w:hAnsi="Roboto"/>
          <w:color w:val="374151"/>
          <w:sz w:val="24"/>
          <w:szCs w:val="24"/>
          <w:highlight w:val="white"/>
          <w:u w:val="single"/>
        </w:rPr>
      </w:pPr>
      <w:r w:rsidDel="00000000" w:rsidR="00000000" w:rsidRPr="00000000">
        <w:rPr>
          <w:rFonts w:ascii="Roboto" w:cs="Roboto" w:eastAsia="Roboto" w:hAnsi="Roboto"/>
          <w:color w:val="374151"/>
          <w:sz w:val="24"/>
          <w:szCs w:val="24"/>
          <w:highlight w:val="white"/>
          <w:u w:val="single"/>
          <w:rtl w:val="0"/>
        </w:rPr>
        <w:t xml:space="preserve">Sin embargo, el autor también destaca el potencial de los imaginarios sociales para fomentar un desarrollo más sostenible y equitativo. Señala que estos imaginarios pueden ser utilizados para promover valores y creencias que apoyen prácticas más sostenibles y equitativas, y para movilizar a la sociedad hacia cambios positivos. En última instancia, el autor argumenta que el desafío radica en reconocer la influencia de los imaginarios sociales en la toma de decisiones y trabajar para transformar aquellos que no apoyan la sostenibilidad y la equidad en todo el mundo.</w:t>
      </w:r>
    </w:p>
    <w:p w:rsidR="00000000" w:rsidDel="00000000" w:rsidP="00000000" w:rsidRDefault="00000000" w:rsidRPr="00000000" w14:paraId="000000BF">
      <w:pPr>
        <w:pBdr>
          <w:top w:color="d9d9e3" w:space="0" w:sz="0" w:val="none"/>
          <w:left w:color="d9d9e3" w:space="0" w:sz="0" w:val="none"/>
          <w:bottom w:color="d9d9e3" w:space="0" w:sz="0" w:val="none"/>
          <w:right w:color="d9d9e3" w:space="0" w:sz="0" w:val="none"/>
        </w:pBdr>
        <w:shd w:fill="f7f7f8" w:val="clear"/>
        <w:spacing w:after="0" w:before="300" w:line="276" w:lineRule="auto"/>
        <w:jc w:val="both"/>
        <w:rPr>
          <w:rFonts w:ascii="Roboto" w:cs="Roboto" w:eastAsia="Roboto" w:hAnsi="Roboto"/>
          <w:color w:val="374151"/>
          <w:sz w:val="24"/>
          <w:szCs w:val="24"/>
          <w:highlight w:val="white"/>
          <w:u w:val="single"/>
        </w:rPr>
      </w:pPr>
      <w:r w:rsidDel="00000000" w:rsidR="00000000" w:rsidRPr="00000000">
        <w:rPr>
          <w:rFonts w:ascii="Roboto" w:cs="Roboto" w:eastAsia="Roboto" w:hAnsi="Roboto"/>
          <w:color w:val="374151"/>
          <w:sz w:val="24"/>
          <w:szCs w:val="24"/>
          <w:u w:val="single"/>
          <w:shd w:fill="f7f7f8" w:val="clear"/>
          <w:rtl w:val="0"/>
        </w:rPr>
        <w:t xml:space="preserve">Pérez, J. (2020). Imaginarios sociales y toma de decisiones en política y economía global. Revista Internacional de Desarrollo Sostenible, 3(2), 45-56.</w:t>
      </w:r>
      <w:r w:rsidDel="00000000" w:rsidR="00000000" w:rsidRPr="00000000">
        <w:rPr>
          <w:rtl w:val="0"/>
        </w:rPr>
      </w:r>
    </w:p>
    <w:p w:rsidR="00000000" w:rsidDel="00000000" w:rsidP="00000000" w:rsidRDefault="00000000" w:rsidRPr="00000000" w14:paraId="000000C0">
      <w:pPr>
        <w:spacing w:after="0" w:line="276" w:lineRule="auto"/>
        <w:jc w:val="both"/>
        <w:rPr>
          <w:rFonts w:ascii="Roboto" w:cs="Roboto" w:eastAsia="Roboto" w:hAnsi="Roboto"/>
          <w:color w:val="27272a"/>
          <w:sz w:val="24"/>
          <w:szCs w:val="24"/>
          <w:highlight w:val="white"/>
          <w:u w:val="single"/>
        </w:rPr>
      </w:pPr>
      <w:r w:rsidDel="00000000" w:rsidR="00000000" w:rsidRPr="00000000">
        <w:rPr>
          <w:rtl w:val="0"/>
        </w:rPr>
      </w:r>
    </w:p>
    <w:p w:rsidR="00000000" w:rsidDel="00000000" w:rsidP="00000000" w:rsidRDefault="00000000" w:rsidRPr="00000000" w14:paraId="000000C1">
      <w:pPr>
        <w:numPr>
          <w:ilvl w:val="0"/>
          <w:numId w:val="4"/>
        </w:numPr>
        <w:pBdr>
          <w:top w:color="d9d9e3" w:space="0" w:sz="0" w:val="none"/>
          <w:left w:color="d9d9e3" w:space="0" w:sz="0" w:val="none"/>
          <w:bottom w:color="d9d9e3" w:space="0" w:sz="0" w:val="none"/>
          <w:right w:color="d9d9e3" w:space="0" w:sz="0" w:val="none"/>
        </w:pBdr>
        <w:shd w:fill="f7f7f8" w:val="clear"/>
        <w:spacing w:after="0" w:afterAutospacing="0" w:before="300" w:line="276" w:lineRule="auto"/>
        <w:ind w:left="720" w:hanging="360"/>
        <w:rPr>
          <w:highlight w:val="white"/>
        </w:rPr>
      </w:pPr>
      <w:r w:rsidDel="00000000" w:rsidR="00000000" w:rsidRPr="00000000">
        <w:rPr>
          <w:rFonts w:ascii="Roboto" w:cs="Roboto" w:eastAsia="Roboto" w:hAnsi="Roboto"/>
          <w:color w:val="374151"/>
          <w:sz w:val="24"/>
          <w:szCs w:val="24"/>
          <w:highlight w:val="white"/>
          <w:u w:val="single"/>
          <w:rtl w:val="0"/>
        </w:rPr>
        <w:t xml:space="preserve">Los imaginarios sociales son construcciones mentales compartidas por una sociedad, que influyen en sus percepciones y comportamientos.</w:t>
      </w:r>
    </w:p>
    <w:p w:rsidR="00000000" w:rsidDel="00000000" w:rsidP="00000000" w:rsidRDefault="00000000" w:rsidRPr="00000000" w14:paraId="000000C2">
      <w:pPr>
        <w:numPr>
          <w:ilvl w:val="0"/>
          <w:numId w:val="4"/>
        </w:numPr>
        <w:pBdr>
          <w:top w:color="d9d9e3" w:space="0" w:sz="0" w:val="none"/>
          <w:left w:color="d9d9e3" w:space="0" w:sz="0" w:val="none"/>
          <w:bottom w:color="d9d9e3" w:space="0" w:sz="0" w:val="none"/>
          <w:right w:color="d9d9e3" w:space="0" w:sz="0" w:val="none"/>
        </w:pBdr>
        <w:shd w:fill="f7f7f8" w:val="clear"/>
        <w:spacing w:after="0" w:afterAutospacing="0" w:before="0" w:beforeAutospacing="0" w:line="276" w:lineRule="auto"/>
        <w:ind w:left="720" w:hanging="360"/>
        <w:rPr>
          <w:highlight w:val="white"/>
        </w:rPr>
      </w:pPr>
      <w:r w:rsidDel="00000000" w:rsidR="00000000" w:rsidRPr="00000000">
        <w:rPr>
          <w:rFonts w:ascii="Roboto" w:cs="Roboto" w:eastAsia="Roboto" w:hAnsi="Roboto"/>
          <w:color w:val="374151"/>
          <w:sz w:val="24"/>
          <w:szCs w:val="24"/>
          <w:highlight w:val="white"/>
          <w:u w:val="single"/>
          <w:rtl w:val="0"/>
        </w:rPr>
        <w:t xml:space="preserve">Estos imaginarios pueden tener un gran impacto en la toma de decisiones políticas y económicas a nivel global, ya que moldean las prioridades y valores de los líderes y la ciudadanía.</w:t>
      </w:r>
    </w:p>
    <w:p w:rsidR="00000000" w:rsidDel="00000000" w:rsidP="00000000" w:rsidRDefault="00000000" w:rsidRPr="00000000" w14:paraId="000000C3">
      <w:pPr>
        <w:numPr>
          <w:ilvl w:val="0"/>
          <w:numId w:val="4"/>
        </w:numPr>
        <w:pBdr>
          <w:top w:color="d9d9e3" w:space="0" w:sz="0" w:val="none"/>
          <w:left w:color="d9d9e3" w:space="0" w:sz="0" w:val="none"/>
          <w:bottom w:color="d9d9e3" w:space="0" w:sz="0" w:val="none"/>
          <w:right w:color="d9d9e3" w:space="0" w:sz="0" w:val="none"/>
        </w:pBdr>
        <w:shd w:fill="f7f7f8" w:val="clear"/>
        <w:spacing w:after="0" w:afterAutospacing="0" w:before="0" w:beforeAutospacing="0" w:line="276" w:lineRule="auto"/>
        <w:ind w:left="720" w:hanging="360"/>
        <w:rPr>
          <w:highlight w:val="white"/>
        </w:rPr>
      </w:pPr>
      <w:r w:rsidDel="00000000" w:rsidR="00000000" w:rsidRPr="00000000">
        <w:rPr>
          <w:rFonts w:ascii="Roboto" w:cs="Roboto" w:eastAsia="Roboto" w:hAnsi="Roboto"/>
          <w:color w:val="374151"/>
          <w:sz w:val="24"/>
          <w:szCs w:val="24"/>
          <w:highlight w:val="white"/>
          <w:u w:val="single"/>
          <w:rtl w:val="0"/>
        </w:rPr>
        <w:t xml:space="preserve">Por ejemplo, el imaginario del crecimiento económico ilimitado ha llevado a la explotación excesiva de los recursos naturales y la generación de desigualdades sociales y ambientales.</w:t>
      </w:r>
    </w:p>
    <w:p w:rsidR="00000000" w:rsidDel="00000000" w:rsidP="00000000" w:rsidRDefault="00000000" w:rsidRPr="00000000" w14:paraId="000000C4">
      <w:pPr>
        <w:numPr>
          <w:ilvl w:val="0"/>
          <w:numId w:val="4"/>
        </w:numPr>
        <w:pBdr>
          <w:top w:color="d9d9e3" w:space="0" w:sz="0" w:val="none"/>
          <w:left w:color="d9d9e3" w:space="0" w:sz="0" w:val="none"/>
          <w:bottom w:color="d9d9e3" w:space="0" w:sz="0" w:val="none"/>
          <w:right w:color="d9d9e3" w:space="0" w:sz="0" w:val="none"/>
        </w:pBdr>
        <w:shd w:fill="f7f7f8" w:val="clear"/>
        <w:spacing w:after="0" w:afterAutospacing="0" w:before="0" w:beforeAutospacing="0" w:line="276" w:lineRule="auto"/>
        <w:ind w:left="720" w:hanging="360"/>
        <w:rPr>
          <w:highlight w:val="white"/>
        </w:rPr>
      </w:pPr>
      <w:r w:rsidDel="00000000" w:rsidR="00000000" w:rsidRPr="00000000">
        <w:rPr>
          <w:rFonts w:ascii="Roboto" w:cs="Roboto" w:eastAsia="Roboto" w:hAnsi="Roboto"/>
          <w:color w:val="374151"/>
          <w:sz w:val="24"/>
          <w:szCs w:val="24"/>
          <w:highlight w:val="white"/>
          <w:u w:val="single"/>
          <w:rtl w:val="0"/>
        </w:rPr>
        <w:t xml:space="preserve">Sin embargo, también se pueden utilizar imaginarios más sostenibles y equitativos para guiar la toma de decisiones, como el imaginario del bienestar humano y el respeto por la naturaleza.</w:t>
      </w:r>
    </w:p>
    <w:p w:rsidR="00000000" w:rsidDel="00000000" w:rsidP="00000000" w:rsidRDefault="00000000" w:rsidRPr="00000000" w14:paraId="000000C5">
      <w:pPr>
        <w:numPr>
          <w:ilvl w:val="0"/>
          <w:numId w:val="4"/>
        </w:numPr>
        <w:pBdr>
          <w:top w:color="d9d9e3" w:space="0" w:sz="0" w:val="none"/>
          <w:left w:color="d9d9e3" w:space="0" w:sz="0" w:val="none"/>
          <w:bottom w:color="d9d9e3" w:space="0" w:sz="0" w:val="none"/>
          <w:right w:color="d9d9e3" w:space="0" w:sz="0" w:val="none"/>
        </w:pBdr>
        <w:shd w:fill="f7f7f8" w:val="clear"/>
        <w:spacing w:after="0" w:before="0" w:beforeAutospacing="0" w:line="276" w:lineRule="auto"/>
        <w:ind w:left="720" w:hanging="360"/>
        <w:rPr>
          <w:highlight w:val="white"/>
        </w:rPr>
      </w:pPr>
      <w:r w:rsidDel="00000000" w:rsidR="00000000" w:rsidRPr="00000000">
        <w:rPr>
          <w:rFonts w:ascii="Roboto" w:cs="Roboto" w:eastAsia="Roboto" w:hAnsi="Roboto"/>
          <w:color w:val="374151"/>
          <w:sz w:val="24"/>
          <w:szCs w:val="24"/>
          <w:highlight w:val="white"/>
          <w:u w:val="single"/>
          <w:rtl w:val="0"/>
        </w:rPr>
        <w:t xml:space="preserve">Para promover un desarrollo sostenible y equitativo en todo el mundo, es importante fomentar la creación y difusión de imaginarios alternativos, que cuestionen los modelos dominantes y propongan nuevas formas de pensar y actuar.</w:t>
      </w:r>
    </w:p>
    <w:p w:rsidR="00000000" w:rsidDel="00000000" w:rsidP="00000000" w:rsidRDefault="00000000" w:rsidRPr="00000000" w14:paraId="000000C6">
      <w:pPr>
        <w:spacing w:after="0" w:line="276" w:lineRule="auto"/>
        <w:jc w:val="both"/>
        <w:rPr>
          <w:rFonts w:ascii="Roboto" w:cs="Roboto" w:eastAsia="Roboto" w:hAnsi="Roboto"/>
          <w:color w:val="27272a"/>
          <w:sz w:val="24"/>
          <w:szCs w:val="24"/>
          <w:highlight w:val="white"/>
          <w:u w:val="single"/>
        </w:rPr>
      </w:pPr>
      <w:r w:rsidDel="00000000" w:rsidR="00000000" w:rsidRPr="00000000">
        <w:rPr>
          <w:rtl w:val="0"/>
        </w:rPr>
      </w:r>
    </w:p>
    <w:p w:rsidR="00000000" w:rsidDel="00000000" w:rsidP="00000000" w:rsidRDefault="00000000" w:rsidRPr="00000000" w14:paraId="000000C7">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8">
      <w:pPr>
        <w:spacing w:after="0" w:lineRule="auto"/>
        <w:rPr>
          <w:b w:val="1"/>
          <w:color w:val="ff0000"/>
          <w:sz w:val="28"/>
          <w:szCs w:val="28"/>
        </w:rPr>
      </w:pPr>
      <w:r w:rsidDel="00000000" w:rsidR="00000000" w:rsidRPr="00000000">
        <w:rPr>
          <w:b w:val="1"/>
          <w:color w:val="ff0000"/>
          <w:sz w:val="28"/>
          <w:szCs w:val="28"/>
          <w:rtl w:val="0"/>
        </w:rPr>
        <w:t xml:space="preserve">BIBLIOGRAFÍA</w:t>
      </w:r>
    </w:p>
    <w:p w:rsidR="00000000" w:rsidDel="00000000" w:rsidP="00000000" w:rsidRDefault="00000000" w:rsidRPr="00000000" w14:paraId="000000C9">
      <w:pPr>
        <w:spacing w:after="0" w:line="276" w:lineRule="auto"/>
        <w:jc w:val="both"/>
        <w:rPr>
          <w:color w:val="000000"/>
          <w:sz w:val="24"/>
          <w:szCs w:val="24"/>
        </w:rPr>
      </w:pPr>
      <w:r w:rsidDel="00000000" w:rsidR="00000000" w:rsidRPr="00000000">
        <w:rPr>
          <w:rtl w:val="0"/>
        </w:rPr>
      </w:r>
    </w:p>
    <w:p w:rsidR="00000000" w:rsidDel="00000000" w:rsidP="00000000" w:rsidRDefault="00000000" w:rsidRPr="00000000" w14:paraId="000000CA">
      <w:pPr>
        <w:spacing w:after="0" w:line="276" w:lineRule="auto"/>
        <w:jc w:val="both"/>
        <w:rPr>
          <w:color w:val="000000"/>
          <w:sz w:val="24"/>
          <w:szCs w:val="24"/>
          <w:highlight w:val="lightGray"/>
        </w:rPr>
      </w:pPr>
      <w:r w:rsidDel="00000000" w:rsidR="00000000" w:rsidRPr="00000000">
        <w:rPr>
          <w:color w:val="000000"/>
          <w:sz w:val="24"/>
          <w:szCs w:val="24"/>
          <w:rtl w:val="0"/>
        </w:rPr>
        <w:t xml:space="preserve">Baudrillard, J. (1980): El intercambio simbólico y la muerte. Monte Ávila Editores, c.a. </w:t>
      </w:r>
      <w:r w:rsidDel="00000000" w:rsidR="00000000" w:rsidRPr="00000000">
        <w:rPr>
          <w:color w:val="000000"/>
          <w:sz w:val="24"/>
          <w:szCs w:val="24"/>
          <w:highlight w:val="lightGray"/>
          <w:rtl w:val="0"/>
        </w:rPr>
        <w:t xml:space="preserve">Caracas. Venezuela. Disponible en:</w:t>
      </w:r>
    </w:p>
    <w:p w:rsidR="00000000" w:rsidDel="00000000" w:rsidP="00000000" w:rsidRDefault="00000000" w:rsidRPr="00000000" w14:paraId="000000CB">
      <w:pPr>
        <w:spacing w:after="0" w:line="276" w:lineRule="auto"/>
        <w:jc w:val="both"/>
        <w:rPr>
          <w:color w:val="000000"/>
          <w:sz w:val="24"/>
          <w:szCs w:val="24"/>
        </w:rPr>
      </w:pPr>
      <w:hyperlink r:id="rId53">
        <w:r w:rsidDel="00000000" w:rsidR="00000000" w:rsidRPr="00000000">
          <w:rPr>
            <w:color w:val="0563c1"/>
            <w:sz w:val="24"/>
            <w:szCs w:val="24"/>
            <w:highlight w:val="lightGray"/>
            <w:u w:val="single"/>
            <w:rtl w:val="0"/>
          </w:rPr>
          <w:t xml:space="preserve">https://josefranciscoescribanomaenza.files.wordpress.com/2015/12/aquc3ad8.pdf</w:t>
        </w:r>
      </w:hyperlink>
      <w:r w:rsidDel="00000000" w:rsidR="00000000" w:rsidRPr="00000000">
        <w:rPr>
          <w:rtl w:val="0"/>
        </w:rPr>
      </w:r>
    </w:p>
    <w:p w:rsidR="00000000" w:rsidDel="00000000" w:rsidP="00000000" w:rsidRDefault="00000000" w:rsidRPr="00000000" w14:paraId="000000CC">
      <w:pPr>
        <w:spacing w:after="0" w:line="276" w:lineRule="auto"/>
        <w:jc w:val="both"/>
        <w:rPr>
          <w:color w:val="000000"/>
          <w:sz w:val="24"/>
          <w:szCs w:val="24"/>
        </w:rPr>
      </w:pPr>
      <w:r w:rsidDel="00000000" w:rsidR="00000000" w:rsidRPr="00000000">
        <w:rPr>
          <w:rtl w:val="0"/>
        </w:rPr>
      </w:r>
    </w:p>
    <w:sdt>
      <w:sdtPr>
        <w:tag w:val="goog_rdk_192"/>
      </w:sdtPr>
      <w:sdtContent>
        <w:p w:rsidR="00000000" w:rsidDel="00000000" w:rsidP="00000000" w:rsidRDefault="00000000" w:rsidRPr="00000000" w14:paraId="000000CD">
          <w:pPr>
            <w:spacing w:after="0" w:line="276" w:lineRule="auto"/>
            <w:jc w:val="both"/>
            <w:rPr>
              <w:ins w:author="FRANCISCO BERNETE GARCIA" w:id="110" w:date="2023-03-08T12:16:00Z"/>
              <w:color w:val="000000"/>
              <w:sz w:val="24"/>
              <w:szCs w:val="24"/>
            </w:rPr>
          </w:pPr>
          <w:r w:rsidDel="00000000" w:rsidR="00000000" w:rsidRPr="00000000">
            <w:rPr>
              <w:color w:val="000000"/>
              <w:sz w:val="24"/>
              <w:szCs w:val="24"/>
              <w:rtl w:val="0"/>
            </w:rPr>
            <w:t xml:space="preserve">Baudrillard, J. (1994): </w:t>
          </w:r>
          <w:r w:rsidDel="00000000" w:rsidR="00000000" w:rsidRPr="00000000">
            <w:rPr>
              <w:i w:val="1"/>
              <w:color w:val="000000"/>
              <w:sz w:val="24"/>
              <w:szCs w:val="24"/>
              <w:rtl w:val="0"/>
            </w:rPr>
            <w:t xml:space="preserve">Simulacros y simulación</w:t>
          </w:r>
          <w:r w:rsidDel="00000000" w:rsidR="00000000" w:rsidRPr="00000000">
            <w:rPr>
              <w:color w:val="000000"/>
              <w:sz w:val="24"/>
              <w:szCs w:val="24"/>
              <w:rtl w:val="0"/>
            </w:rPr>
            <w:t xml:space="preserve">. Universidad de Michigan Press. </w:t>
          </w:r>
          <w:sdt>
            <w:sdtPr>
              <w:tag w:val="goog_rdk_191"/>
            </w:sdtPr>
            <w:sdtContent>
              <w:ins w:author="FRANCISCO BERNETE GARCIA" w:id="110" w:date="2023-03-08T12:16:00Z">
                <w:r w:rsidDel="00000000" w:rsidR="00000000" w:rsidRPr="00000000">
                  <w:rPr>
                    <w:color w:val="000000"/>
                    <w:sz w:val="24"/>
                    <w:szCs w:val="24"/>
                    <w:rtl w:val="0"/>
                  </w:rPr>
                  <w:t xml:space="preserve">Ed. Original de 1981</w:t>
                </w:r>
              </w:ins>
            </w:sdtContent>
          </w:sdt>
        </w:p>
      </w:sdtContent>
    </w:sdt>
    <w:p w:rsidR="00000000" w:rsidDel="00000000" w:rsidP="00000000" w:rsidRDefault="00000000" w:rsidRPr="00000000" w14:paraId="000000CE">
      <w:pPr>
        <w:spacing w:after="0" w:line="276" w:lineRule="auto"/>
        <w:jc w:val="both"/>
        <w:rPr>
          <w:color w:val="000000"/>
          <w:sz w:val="24"/>
          <w:szCs w:val="24"/>
          <w:highlight w:val="lightGray"/>
        </w:rPr>
      </w:pPr>
      <w:r w:rsidDel="00000000" w:rsidR="00000000" w:rsidRPr="00000000">
        <w:rPr>
          <w:color w:val="000000"/>
          <w:sz w:val="24"/>
          <w:szCs w:val="24"/>
          <w:highlight w:val="lightGray"/>
          <w:rtl w:val="0"/>
        </w:rPr>
        <w:t xml:space="preserve">Disponible en:</w:t>
      </w:r>
    </w:p>
    <w:p w:rsidR="00000000" w:rsidDel="00000000" w:rsidP="00000000" w:rsidRDefault="00000000" w:rsidRPr="00000000" w14:paraId="000000CF">
      <w:pPr>
        <w:spacing w:after="0" w:line="276" w:lineRule="auto"/>
        <w:jc w:val="both"/>
        <w:rPr>
          <w:color w:val="000000"/>
          <w:sz w:val="24"/>
          <w:szCs w:val="24"/>
          <w:highlight w:val="lightGray"/>
        </w:rPr>
      </w:pPr>
      <w:hyperlink r:id="rId54">
        <w:r w:rsidDel="00000000" w:rsidR="00000000" w:rsidRPr="00000000">
          <w:rPr>
            <w:color w:val="0563c1"/>
            <w:sz w:val="24"/>
            <w:szCs w:val="24"/>
            <w:highlight w:val="lightGray"/>
            <w:u w:val="single"/>
            <w:rtl w:val="0"/>
          </w:rPr>
          <w:t xml:space="preserve">http://net-workingworlds.weebly.com/uploads/1/5/1/5/15155460/simulacra_simulation.pdf</w:t>
        </w:r>
      </w:hyperlink>
      <w:r w:rsidDel="00000000" w:rsidR="00000000" w:rsidRPr="00000000">
        <w:rPr>
          <w:rtl w:val="0"/>
        </w:rPr>
      </w:r>
    </w:p>
    <w:p w:rsidR="00000000" w:rsidDel="00000000" w:rsidP="00000000" w:rsidRDefault="00000000" w:rsidRPr="00000000" w14:paraId="000000D0">
      <w:pPr>
        <w:spacing w:after="0" w:line="276" w:lineRule="auto"/>
        <w:jc w:val="both"/>
        <w:rPr>
          <w:color w:val="000000"/>
          <w:sz w:val="24"/>
          <w:szCs w:val="24"/>
          <w:highlight w:val="lightGray"/>
        </w:rPr>
      </w:pPr>
      <w:r w:rsidDel="00000000" w:rsidR="00000000" w:rsidRPr="00000000">
        <w:rPr>
          <w:color w:val="000000"/>
          <w:sz w:val="24"/>
          <w:szCs w:val="24"/>
          <w:highlight w:val="lightGray"/>
          <w:rtl w:val="0"/>
        </w:rPr>
        <w:t xml:space="preserve">info: lfjcixOKkykJ: scholar.google.com</w:t>
      </w:r>
    </w:p>
    <w:p w:rsidR="00000000" w:rsidDel="00000000" w:rsidP="00000000" w:rsidRDefault="00000000" w:rsidRPr="00000000" w14:paraId="000000D1">
      <w:pPr>
        <w:spacing w:after="0" w:line="276" w:lineRule="auto"/>
        <w:jc w:val="both"/>
        <w:rPr>
          <w:color w:val="000000"/>
          <w:sz w:val="24"/>
          <w:szCs w:val="24"/>
        </w:rPr>
      </w:pPr>
      <w:hyperlink r:id="rId55">
        <w:r w:rsidDel="00000000" w:rsidR="00000000" w:rsidRPr="00000000">
          <w:rPr>
            <w:color w:val="0563c1"/>
            <w:sz w:val="24"/>
            <w:szCs w:val="24"/>
            <w:highlight w:val="lightGray"/>
            <w:u w:val="single"/>
            <w:rtl w:val="0"/>
          </w:rPr>
          <w:t xml:space="preserve">http://www.ugr.es/~filosofiayterapia/MATERIALES/Baudrillard/4%20Tres%20ordenes%20de%20simulacros%20segun%20Baudrillard.pdf</w:t>
        </w:r>
      </w:hyperlink>
      <w:r w:rsidDel="00000000" w:rsidR="00000000" w:rsidRPr="00000000">
        <w:rPr>
          <w:rtl w:val="0"/>
        </w:rPr>
      </w:r>
    </w:p>
    <w:p w:rsidR="00000000" w:rsidDel="00000000" w:rsidP="00000000" w:rsidRDefault="00000000" w:rsidRPr="00000000" w14:paraId="000000D2">
      <w:pPr>
        <w:spacing w:after="0" w:line="276" w:lineRule="auto"/>
        <w:jc w:val="both"/>
        <w:rPr>
          <w:color w:val="000000"/>
          <w:sz w:val="24"/>
          <w:szCs w:val="24"/>
        </w:rPr>
      </w:pPr>
      <w:r w:rsidDel="00000000" w:rsidR="00000000" w:rsidRPr="00000000">
        <w:rPr>
          <w:rtl w:val="0"/>
        </w:rPr>
      </w:r>
    </w:p>
    <w:p w:rsidR="00000000" w:rsidDel="00000000" w:rsidP="00000000" w:rsidRDefault="00000000" w:rsidRPr="00000000" w14:paraId="000000D3">
      <w:pPr>
        <w:spacing w:after="0" w:line="276" w:lineRule="auto"/>
        <w:jc w:val="both"/>
        <w:rPr>
          <w:color w:val="000000"/>
          <w:sz w:val="24"/>
          <w:szCs w:val="24"/>
          <w:highlight w:val="lightGray"/>
        </w:rPr>
      </w:pPr>
      <w:r w:rsidDel="00000000" w:rsidR="00000000" w:rsidRPr="00000000">
        <w:rPr>
          <w:color w:val="000000"/>
          <w:sz w:val="24"/>
          <w:szCs w:val="24"/>
          <w:rtl w:val="0"/>
        </w:rPr>
        <w:t xml:space="preserve">Baudrillard, J. (1997). </w:t>
      </w:r>
      <w:r w:rsidDel="00000000" w:rsidR="00000000" w:rsidRPr="00000000">
        <w:rPr>
          <w:i w:val="1"/>
          <w:color w:val="000000"/>
          <w:sz w:val="24"/>
          <w:szCs w:val="24"/>
          <w:rtl w:val="0"/>
        </w:rPr>
        <w:t xml:space="preserve">El otro por sí mismo</w:t>
      </w:r>
      <w:r w:rsidDel="00000000" w:rsidR="00000000" w:rsidRPr="00000000">
        <w:rPr>
          <w:color w:val="000000"/>
          <w:sz w:val="24"/>
          <w:szCs w:val="24"/>
          <w:rtl w:val="0"/>
        </w:rPr>
        <w:t xml:space="preserve">. Anagrama. (Ed. Original 1987, L’autre par lui-même (Habilitation), Éditions Galilée, París). </w:t>
      </w:r>
      <w:sdt>
        <w:sdtPr>
          <w:tag w:val="goog_rdk_193"/>
        </w:sdtPr>
        <w:sdtContent>
          <w:r w:rsidDel="00000000" w:rsidR="00000000" w:rsidRPr="00000000">
            <w:rPr>
              <w:color w:val="000000"/>
              <w:sz w:val="24"/>
              <w:szCs w:val="24"/>
              <w:highlight w:val="lightGray"/>
              <w:rtl w:val="0"/>
              <w:rPrChange w:author="FRANCISCO BERNETE GARCIA" w:id="111" w:date="2023-03-09T20:06:00Z">
                <w:rPr>
                  <w:color w:val="000000"/>
                  <w:sz w:val="24"/>
                  <w:szCs w:val="24"/>
                </w:rPr>
              </w:rPrChange>
            </w:rPr>
            <w:t xml:space="preserve">Páginas 4-9.</w:t>
          </w:r>
        </w:sdtContent>
      </w:sdt>
      <w:r w:rsidDel="00000000" w:rsidR="00000000" w:rsidRPr="00000000">
        <w:rPr>
          <w:color w:val="000000"/>
          <w:sz w:val="24"/>
          <w:szCs w:val="24"/>
          <w:rtl w:val="0"/>
        </w:rPr>
        <w:t xml:space="preserve"> </w:t>
      </w:r>
      <w:r w:rsidDel="00000000" w:rsidR="00000000" w:rsidRPr="00000000">
        <w:rPr>
          <w:color w:val="000000"/>
          <w:sz w:val="24"/>
          <w:szCs w:val="24"/>
          <w:highlight w:val="lightGray"/>
          <w:rtl w:val="0"/>
        </w:rPr>
        <w:t xml:space="preserve">Disponible en:</w:t>
      </w:r>
    </w:p>
    <w:p w:rsidR="00000000" w:rsidDel="00000000" w:rsidP="00000000" w:rsidRDefault="00000000" w:rsidRPr="00000000" w14:paraId="000000D4">
      <w:pPr>
        <w:spacing w:after="0" w:line="276" w:lineRule="auto"/>
        <w:jc w:val="both"/>
        <w:rPr>
          <w:color w:val="000000"/>
          <w:sz w:val="24"/>
          <w:szCs w:val="24"/>
        </w:rPr>
      </w:pPr>
      <w:hyperlink r:id="rId56">
        <w:r w:rsidDel="00000000" w:rsidR="00000000" w:rsidRPr="00000000">
          <w:rPr>
            <w:color w:val="0563c1"/>
            <w:sz w:val="24"/>
            <w:szCs w:val="24"/>
            <w:highlight w:val="lightGray"/>
            <w:u w:val="single"/>
            <w:rtl w:val="0"/>
          </w:rPr>
          <w:t xml:space="preserve">http://www.medicinayarte.com/img/biblioteca_virtual_pubilica_baudrillard_el_otroporsi_mismo.pdf</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Baudrillard, J. (2009):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La sociedad del consumo.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Siglo XXI de España Editores, (Primera edición en francés, 1970) </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Disponible en: </w:t>
      </w:r>
      <w:hyperlink r:id="rId57">
        <w:r w:rsidDel="00000000" w:rsidR="00000000" w:rsidRPr="00000000">
          <w:rPr>
            <w:rFonts w:ascii="Times New Roman" w:cs="Times New Roman" w:eastAsia="Times New Roman" w:hAnsi="Times New Roman"/>
            <w:b w:val="0"/>
            <w:i w:val="0"/>
            <w:smallCaps w:val="0"/>
            <w:strike w:val="0"/>
            <w:color w:val="0563c1"/>
            <w:sz w:val="24"/>
            <w:szCs w:val="24"/>
            <w:highlight w:val="lightGray"/>
            <w:u w:val="single"/>
            <w:vertAlign w:val="baseline"/>
            <w:rtl w:val="0"/>
          </w:rPr>
          <w:t xml:space="preserve">https://ganexa.edu.pa/wp-content/uploads/2014/11/ARTGBaudrillardJeanLaSociedadDeConsumoSusMitosSusEstructuras.pdf</w:t>
        </w:r>
      </w:hyperlink>
      <w:r w:rsidDel="00000000" w:rsidR="00000000" w:rsidRPr="00000000">
        <w:rPr>
          <w:rtl w:val="0"/>
        </w:rPr>
      </w:r>
    </w:p>
    <w:p w:rsidR="00000000" w:rsidDel="00000000" w:rsidP="00000000" w:rsidRDefault="00000000" w:rsidRPr="00000000" w14:paraId="000000D6">
      <w:pPr>
        <w:spacing w:after="0" w:line="276" w:lineRule="auto"/>
        <w:jc w:val="both"/>
        <w:rPr>
          <w:color w:val="000000"/>
          <w:sz w:val="24"/>
          <w:szCs w:val="24"/>
        </w:rPr>
      </w:pPr>
      <w:r w:rsidDel="00000000" w:rsidR="00000000" w:rsidRPr="00000000">
        <w:rPr>
          <w:color w:val="000000"/>
          <w:sz w:val="24"/>
          <w:szCs w:val="24"/>
          <w:rtl w:val="0"/>
        </w:rPr>
        <w:t xml:space="preserve">Cárdenas Bautista, J. A. (2017). </w:t>
      </w:r>
      <w:r w:rsidDel="00000000" w:rsidR="00000000" w:rsidRPr="00000000">
        <w:rPr>
          <w:i w:val="1"/>
          <w:color w:val="000000"/>
          <w:sz w:val="24"/>
          <w:szCs w:val="24"/>
          <w:rtl w:val="0"/>
        </w:rPr>
        <w:t xml:space="preserve">Reconocimiento y ciudadanía: una apuesta desde el multiculturalismo de Charles Taylor</w:t>
      </w:r>
      <w:r w:rsidDel="00000000" w:rsidR="00000000" w:rsidRPr="00000000">
        <w:rPr>
          <w:color w:val="000000"/>
          <w:sz w:val="24"/>
          <w:szCs w:val="24"/>
          <w:rtl w:val="0"/>
        </w:rPr>
        <w:t xml:space="preserve">. Recuperado de:</w:t>
      </w:r>
    </w:p>
    <w:p w:rsidR="00000000" w:rsidDel="00000000" w:rsidP="00000000" w:rsidRDefault="00000000" w:rsidRPr="00000000" w14:paraId="000000D7">
      <w:pPr>
        <w:spacing w:after="0" w:line="276" w:lineRule="auto"/>
        <w:jc w:val="both"/>
        <w:rPr>
          <w:color w:val="000000"/>
          <w:sz w:val="24"/>
          <w:szCs w:val="24"/>
        </w:rPr>
      </w:pPr>
      <w:hyperlink r:id="rId58">
        <w:r w:rsidDel="00000000" w:rsidR="00000000" w:rsidRPr="00000000">
          <w:rPr>
            <w:color w:val="0563c1"/>
            <w:sz w:val="24"/>
            <w:szCs w:val="24"/>
            <w:u w:val="single"/>
            <w:rtl w:val="0"/>
          </w:rPr>
          <w:t xml:space="preserve">https://ciencia.lasalle.edu.co/filosofia_letras/69</w:t>
        </w:r>
      </w:hyperlink>
      <w:r w:rsidDel="00000000" w:rsidR="00000000" w:rsidRPr="00000000">
        <w:rPr>
          <w:rtl w:val="0"/>
        </w:rPr>
      </w:r>
    </w:p>
    <w:p w:rsidR="00000000" w:rsidDel="00000000" w:rsidP="00000000" w:rsidRDefault="00000000" w:rsidRPr="00000000" w14:paraId="000000D8">
      <w:pPr>
        <w:spacing w:after="0" w:line="276" w:lineRule="auto"/>
        <w:jc w:val="both"/>
        <w:rPr>
          <w:color w:val="000000"/>
          <w:sz w:val="24"/>
          <w:szCs w:val="24"/>
        </w:rPr>
      </w:pPr>
      <w:r w:rsidDel="00000000" w:rsidR="00000000" w:rsidRPr="00000000">
        <w:rPr>
          <w:rtl w:val="0"/>
        </w:rPr>
      </w:r>
    </w:p>
    <w:p w:rsidR="00000000" w:rsidDel="00000000" w:rsidP="00000000" w:rsidRDefault="00000000" w:rsidRPr="00000000" w14:paraId="000000D9">
      <w:pPr>
        <w:spacing w:after="0" w:line="276" w:lineRule="auto"/>
        <w:jc w:val="both"/>
        <w:rPr>
          <w:color w:val="000000"/>
          <w:sz w:val="24"/>
          <w:szCs w:val="24"/>
          <w:highlight w:val="lightGray"/>
        </w:rPr>
      </w:pPr>
      <w:r w:rsidDel="00000000" w:rsidR="00000000" w:rsidRPr="00000000">
        <w:rPr>
          <w:color w:val="000000"/>
          <w:sz w:val="24"/>
          <w:szCs w:val="24"/>
          <w:rtl w:val="0"/>
        </w:rPr>
        <w:t xml:space="preserve">Castoriadis, C. (1975): </w:t>
      </w:r>
      <w:sdt>
        <w:sdtPr>
          <w:tag w:val="goog_rdk_194"/>
        </w:sdtPr>
        <w:sdtContent>
          <w:r w:rsidDel="00000000" w:rsidR="00000000" w:rsidRPr="00000000">
            <w:rPr>
              <w:i w:val="1"/>
              <w:color w:val="000000"/>
              <w:sz w:val="24"/>
              <w:szCs w:val="24"/>
              <w:rtl w:val="0"/>
              <w:rPrChange w:author="FRANCISCO BERNETE GARCIA" w:id="112" w:date="2023-03-08T12:11:00Z">
                <w:rPr>
                  <w:color w:val="000000"/>
                  <w:sz w:val="24"/>
                  <w:szCs w:val="24"/>
                </w:rPr>
              </w:rPrChange>
            </w:rPr>
            <w:t xml:space="preserve">La institución imaginaria de la sociedad</w:t>
          </w:r>
        </w:sdtContent>
      </w:sdt>
      <w:r w:rsidDel="00000000" w:rsidR="00000000" w:rsidRPr="00000000">
        <w:rPr>
          <w:color w:val="000000"/>
          <w:sz w:val="24"/>
          <w:szCs w:val="24"/>
          <w:rtl w:val="0"/>
        </w:rPr>
        <w:t xml:space="preserve">. </w:t>
      </w:r>
      <w:sdt>
        <w:sdtPr>
          <w:tag w:val="goog_rdk_195"/>
        </w:sdtPr>
        <w:sdtContent>
          <w:del w:author="FRANCISCO BERNETE GARCIA" w:id="113" w:date="2023-03-09T20:07:00Z">
            <w:r w:rsidDel="00000000" w:rsidR="00000000" w:rsidRPr="00000000">
              <w:rPr>
                <w:color w:val="000000"/>
                <w:sz w:val="24"/>
                <w:szCs w:val="24"/>
                <w:rtl w:val="0"/>
              </w:rPr>
              <w:delText xml:space="preserve"> </w:delText>
            </w:r>
          </w:del>
        </w:sdtContent>
      </w:sdt>
      <w:r w:rsidDel="00000000" w:rsidR="00000000" w:rsidRPr="00000000">
        <w:rPr>
          <w:color w:val="000000"/>
          <w:sz w:val="24"/>
          <w:szCs w:val="24"/>
          <w:rtl w:val="0"/>
        </w:rPr>
        <w:t xml:space="preserve">Editorial Tusquets. </w:t>
      </w:r>
      <w:sdt>
        <w:sdtPr>
          <w:tag w:val="goog_rdk_196"/>
        </w:sdtPr>
        <w:sdtContent>
          <w:r w:rsidDel="00000000" w:rsidR="00000000" w:rsidRPr="00000000">
            <w:rPr>
              <w:color w:val="000000"/>
              <w:sz w:val="24"/>
              <w:szCs w:val="24"/>
              <w:highlight w:val="lightGray"/>
              <w:rtl w:val="0"/>
              <w:rPrChange w:author="FRANCISCO BERNETE GARCIA" w:id="114" w:date="2023-03-09T20:07:00Z">
                <w:rPr>
                  <w:color w:val="000000"/>
                  <w:sz w:val="24"/>
                  <w:szCs w:val="24"/>
                </w:rPr>
              </w:rPrChange>
            </w:rPr>
            <w:t xml:space="preserve">Barcelona. España. pp. 2-6.</w:t>
          </w:r>
        </w:sdtContent>
      </w:sdt>
      <w:r w:rsidDel="00000000" w:rsidR="00000000" w:rsidRPr="00000000">
        <w:rPr>
          <w:color w:val="000000"/>
          <w:sz w:val="24"/>
          <w:szCs w:val="24"/>
          <w:rtl w:val="0"/>
        </w:rPr>
        <w:t xml:space="preserve"> </w:t>
      </w:r>
      <w:r w:rsidDel="00000000" w:rsidR="00000000" w:rsidRPr="00000000">
        <w:rPr>
          <w:color w:val="000000"/>
          <w:sz w:val="24"/>
          <w:szCs w:val="24"/>
          <w:highlight w:val="lightGray"/>
          <w:rtl w:val="0"/>
        </w:rPr>
        <w:t xml:space="preserve">Disponible en:</w:t>
      </w:r>
    </w:p>
    <w:p w:rsidR="00000000" w:rsidDel="00000000" w:rsidP="00000000" w:rsidRDefault="00000000" w:rsidRPr="00000000" w14:paraId="000000DA">
      <w:pPr>
        <w:spacing w:after="0" w:line="276" w:lineRule="auto"/>
        <w:jc w:val="both"/>
        <w:rPr>
          <w:color w:val="000000"/>
          <w:sz w:val="24"/>
          <w:szCs w:val="24"/>
        </w:rPr>
      </w:pPr>
      <w:hyperlink r:id="rId59">
        <w:r w:rsidDel="00000000" w:rsidR="00000000" w:rsidRPr="00000000">
          <w:rPr>
            <w:color w:val="0563c1"/>
            <w:sz w:val="24"/>
            <w:szCs w:val="24"/>
            <w:highlight w:val="lightGray"/>
            <w:u w:val="single"/>
            <w:rtl w:val="0"/>
          </w:rPr>
          <w:t xml:space="preserve">http://www.terras.edu.ar/biblioteca/16/16TUT_Castoriadis_Unidad_2.pdf</w:t>
        </w:r>
      </w:hyperlink>
      <w:r w:rsidDel="00000000" w:rsidR="00000000" w:rsidRPr="00000000">
        <w:rPr>
          <w:rtl w:val="0"/>
        </w:rPr>
      </w:r>
    </w:p>
    <w:p w:rsidR="00000000" w:rsidDel="00000000" w:rsidP="00000000" w:rsidRDefault="00000000" w:rsidRPr="00000000" w14:paraId="000000DB">
      <w:pPr>
        <w:spacing w:after="0" w:line="276" w:lineRule="auto"/>
        <w:jc w:val="both"/>
        <w:rPr>
          <w:color w:val="000000"/>
          <w:sz w:val="24"/>
          <w:szCs w:val="24"/>
        </w:rPr>
      </w:pPr>
      <w:r w:rsidDel="00000000" w:rsidR="00000000" w:rsidRPr="00000000">
        <w:rPr>
          <w:rtl w:val="0"/>
        </w:rPr>
      </w:r>
    </w:p>
    <w:p w:rsidR="00000000" w:rsidDel="00000000" w:rsidP="00000000" w:rsidRDefault="00000000" w:rsidRPr="00000000" w14:paraId="000000DC">
      <w:pPr>
        <w:spacing w:after="0" w:line="276" w:lineRule="auto"/>
        <w:jc w:val="both"/>
        <w:rPr>
          <w:color w:val="000000"/>
          <w:sz w:val="24"/>
          <w:szCs w:val="24"/>
          <w:highlight w:val="lightGray"/>
        </w:rPr>
      </w:pPr>
      <w:r w:rsidDel="00000000" w:rsidR="00000000" w:rsidRPr="00000000">
        <w:rPr>
          <w:color w:val="000000"/>
          <w:sz w:val="24"/>
          <w:szCs w:val="24"/>
          <w:highlight w:val="lightGray"/>
          <w:rtl w:val="0"/>
        </w:rPr>
        <w:t xml:space="preserve">Castoriadis, C. (1996): </w:t>
      </w:r>
      <w:r w:rsidDel="00000000" w:rsidR="00000000" w:rsidRPr="00000000">
        <w:rPr>
          <w:i w:val="1"/>
          <w:color w:val="000000"/>
          <w:sz w:val="24"/>
          <w:szCs w:val="24"/>
          <w:highlight w:val="lightGray"/>
          <w:rtl w:val="0"/>
        </w:rPr>
        <w:t xml:space="preserve">La institución imaginaria de la sociedad.</w:t>
      </w:r>
      <w:r w:rsidDel="00000000" w:rsidR="00000000" w:rsidRPr="00000000">
        <w:rPr>
          <w:color w:val="000000"/>
          <w:sz w:val="24"/>
          <w:szCs w:val="24"/>
          <w:highlight w:val="lightGray"/>
          <w:rtl w:val="0"/>
        </w:rPr>
        <w:t xml:space="preserve"> Tusquets Editores. Disponible en:</w:t>
      </w:r>
    </w:p>
    <w:p w:rsidR="00000000" w:rsidDel="00000000" w:rsidP="00000000" w:rsidRDefault="00000000" w:rsidRPr="00000000" w14:paraId="000000DD">
      <w:pPr>
        <w:spacing w:after="0" w:line="276" w:lineRule="auto"/>
        <w:jc w:val="both"/>
        <w:rPr>
          <w:color w:val="000000"/>
          <w:sz w:val="24"/>
          <w:szCs w:val="24"/>
        </w:rPr>
      </w:pPr>
      <w:hyperlink r:id="rId60">
        <w:r w:rsidDel="00000000" w:rsidR="00000000" w:rsidRPr="00000000">
          <w:rPr>
            <w:color w:val="0563c1"/>
            <w:sz w:val="24"/>
            <w:szCs w:val="24"/>
            <w:highlight w:val="lightGray"/>
            <w:u w:val="single"/>
            <w:rtl w:val="0"/>
          </w:rPr>
          <w:t xml:space="preserve">https://issuu.com/indomableperiodico/docs/la_instituci__n_imaginaria_de_la_so</w:t>
        </w:r>
      </w:hyperlink>
      <w:r w:rsidDel="00000000" w:rsidR="00000000" w:rsidRPr="00000000">
        <w:rPr>
          <w:rtl w:val="0"/>
        </w:rPr>
      </w:r>
    </w:p>
    <w:p w:rsidR="00000000" w:rsidDel="00000000" w:rsidP="00000000" w:rsidRDefault="00000000" w:rsidRPr="00000000" w14:paraId="000000DE">
      <w:pPr>
        <w:spacing w:after="0" w:line="276" w:lineRule="auto"/>
        <w:jc w:val="both"/>
        <w:rPr>
          <w:color w:val="000000"/>
          <w:sz w:val="24"/>
          <w:szCs w:val="24"/>
        </w:rPr>
      </w:pPr>
      <w:r w:rsidDel="00000000" w:rsidR="00000000" w:rsidRPr="00000000">
        <w:rPr>
          <w:rtl w:val="0"/>
        </w:rPr>
      </w:r>
    </w:p>
    <w:p w:rsidR="00000000" w:rsidDel="00000000" w:rsidP="00000000" w:rsidRDefault="00000000" w:rsidRPr="00000000" w14:paraId="000000DF">
      <w:pPr>
        <w:spacing w:after="0" w:line="276" w:lineRule="auto"/>
        <w:jc w:val="both"/>
        <w:rPr>
          <w:color w:val="000000"/>
          <w:sz w:val="24"/>
          <w:szCs w:val="24"/>
          <w:highlight w:val="lightGray"/>
        </w:rPr>
      </w:pPr>
      <w:r w:rsidDel="00000000" w:rsidR="00000000" w:rsidRPr="00000000">
        <w:rPr>
          <w:color w:val="000000"/>
          <w:sz w:val="24"/>
          <w:szCs w:val="24"/>
          <w:rtl w:val="0"/>
        </w:rPr>
        <w:t xml:space="preserve">Castoriadis, C. (1997): </w:t>
      </w:r>
      <w:r w:rsidDel="00000000" w:rsidR="00000000" w:rsidRPr="00000000">
        <w:rPr>
          <w:i w:val="1"/>
          <w:color w:val="000000"/>
          <w:sz w:val="24"/>
          <w:szCs w:val="24"/>
          <w:rtl w:val="0"/>
        </w:rPr>
        <w:t xml:space="preserve">El avance de la insignificancia</w:t>
      </w:r>
      <w:r w:rsidDel="00000000" w:rsidR="00000000" w:rsidRPr="00000000">
        <w:rPr>
          <w:color w:val="000000"/>
          <w:sz w:val="24"/>
          <w:szCs w:val="24"/>
          <w:rtl w:val="0"/>
        </w:rPr>
        <w:t xml:space="preserve">. Editorial Universitaria de Buenos Aires. SEM. Argentina. </w:t>
      </w:r>
      <w:sdt>
        <w:sdtPr>
          <w:tag w:val="goog_rdk_197"/>
        </w:sdtPr>
        <w:sdtContent>
          <w:r w:rsidDel="00000000" w:rsidR="00000000" w:rsidRPr="00000000">
            <w:rPr>
              <w:color w:val="000000"/>
              <w:sz w:val="24"/>
              <w:szCs w:val="24"/>
              <w:highlight w:val="lightGray"/>
              <w:rtl w:val="0"/>
              <w:rPrChange w:author="FRANCISCO BERNETE GARCIA" w:id="115" w:date="2023-03-09T20:08:00Z">
                <w:rPr>
                  <w:color w:val="000000"/>
                  <w:sz w:val="24"/>
                  <w:szCs w:val="24"/>
                </w:rPr>
              </w:rPrChange>
            </w:rPr>
            <w:t xml:space="preserve">Páginas: 197,201,205,249,271.</w:t>
          </w:r>
        </w:sdtContent>
      </w:sdt>
      <w:r w:rsidDel="00000000" w:rsidR="00000000" w:rsidRPr="00000000">
        <w:rPr>
          <w:color w:val="000000"/>
          <w:sz w:val="24"/>
          <w:szCs w:val="24"/>
          <w:rtl w:val="0"/>
        </w:rPr>
        <w:t xml:space="preserve"> </w:t>
      </w:r>
      <w:r w:rsidDel="00000000" w:rsidR="00000000" w:rsidRPr="00000000">
        <w:rPr>
          <w:color w:val="000000"/>
          <w:sz w:val="24"/>
          <w:szCs w:val="24"/>
          <w:highlight w:val="lightGray"/>
          <w:rtl w:val="0"/>
        </w:rPr>
        <w:t xml:space="preserve">Disponible en:</w:t>
      </w:r>
    </w:p>
    <w:p w:rsidR="00000000" w:rsidDel="00000000" w:rsidP="00000000" w:rsidRDefault="00000000" w:rsidRPr="00000000" w14:paraId="000000E0">
      <w:pPr>
        <w:spacing w:after="0" w:line="276" w:lineRule="auto"/>
        <w:jc w:val="both"/>
        <w:rPr>
          <w:color w:val="000000"/>
          <w:sz w:val="24"/>
          <w:szCs w:val="24"/>
        </w:rPr>
      </w:pPr>
      <w:hyperlink r:id="rId61">
        <w:r w:rsidDel="00000000" w:rsidR="00000000" w:rsidRPr="00000000">
          <w:rPr>
            <w:color w:val="0563c1"/>
            <w:sz w:val="24"/>
            <w:szCs w:val="24"/>
            <w:highlight w:val="lightGray"/>
            <w:u w:val="single"/>
            <w:rtl w:val="0"/>
          </w:rPr>
          <w:t xml:space="preserve">http://digamo.free.fr/castolab4.pdf</w:t>
        </w:r>
      </w:hyperlink>
      <w:r w:rsidDel="00000000" w:rsidR="00000000" w:rsidRPr="00000000">
        <w:rPr>
          <w:rtl w:val="0"/>
        </w:rPr>
      </w:r>
    </w:p>
    <w:p w:rsidR="00000000" w:rsidDel="00000000" w:rsidP="00000000" w:rsidRDefault="00000000" w:rsidRPr="00000000" w14:paraId="000000E1">
      <w:pPr>
        <w:spacing w:after="0" w:line="276" w:lineRule="auto"/>
        <w:jc w:val="both"/>
        <w:rPr>
          <w:color w:val="000000"/>
          <w:sz w:val="24"/>
          <w:szCs w:val="24"/>
        </w:rPr>
      </w:pPr>
      <w:r w:rsidDel="00000000" w:rsidR="00000000" w:rsidRPr="00000000">
        <w:rPr>
          <w:rtl w:val="0"/>
        </w:rPr>
      </w:r>
    </w:p>
    <w:p w:rsidR="00000000" w:rsidDel="00000000" w:rsidP="00000000" w:rsidRDefault="00000000" w:rsidRPr="00000000" w14:paraId="000000E2">
      <w:pPr>
        <w:spacing w:after="0" w:line="276" w:lineRule="auto"/>
        <w:jc w:val="both"/>
        <w:rPr>
          <w:color w:val="000000"/>
          <w:sz w:val="24"/>
          <w:szCs w:val="24"/>
          <w:highlight w:val="lightGray"/>
        </w:rPr>
      </w:pPr>
      <w:r w:rsidDel="00000000" w:rsidR="00000000" w:rsidRPr="00000000">
        <w:rPr>
          <w:color w:val="000000"/>
          <w:sz w:val="24"/>
          <w:szCs w:val="24"/>
          <w:rtl w:val="0"/>
        </w:rPr>
        <w:t xml:space="preserve">Castoriadis, C. (1997): El avance de la insignificancia. Editorial Universitaria de Buenos Aires. SEM. Argentina. </w:t>
      </w:r>
      <w:sdt>
        <w:sdtPr>
          <w:tag w:val="goog_rdk_198"/>
        </w:sdtPr>
        <w:sdtContent>
          <w:r w:rsidDel="00000000" w:rsidR="00000000" w:rsidRPr="00000000">
            <w:rPr>
              <w:color w:val="000000"/>
              <w:sz w:val="24"/>
              <w:szCs w:val="24"/>
              <w:highlight w:val="lightGray"/>
              <w:rtl w:val="0"/>
              <w:rPrChange w:author="FRANCISCO BERNETE GARCIA" w:id="116" w:date="2023-03-09T20:08:00Z">
                <w:rPr>
                  <w:color w:val="000000"/>
                  <w:sz w:val="24"/>
                  <w:szCs w:val="24"/>
                </w:rPr>
              </w:rPrChange>
            </w:rPr>
            <w:t xml:space="preserve">Páginas: 271-272.</w:t>
          </w:r>
        </w:sdtContent>
      </w:sdt>
      <w:r w:rsidDel="00000000" w:rsidR="00000000" w:rsidRPr="00000000">
        <w:rPr>
          <w:color w:val="000000"/>
          <w:sz w:val="24"/>
          <w:szCs w:val="24"/>
          <w:rtl w:val="0"/>
        </w:rPr>
        <w:t xml:space="preserve"> </w:t>
      </w:r>
      <w:r w:rsidDel="00000000" w:rsidR="00000000" w:rsidRPr="00000000">
        <w:rPr>
          <w:color w:val="000000"/>
          <w:sz w:val="24"/>
          <w:szCs w:val="24"/>
          <w:highlight w:val="lightGray"/>
          <w:rtl w:val="0"/>
        </w:rPr>
        <w:t xml:space="preserve">Disponible en:</w:t>
      </w:r>
    </w:p>
    <w:p w:rsidR="00000000" w:rsidDel="00000000" w:rsidP="00000000" w:rsidRDefault="00000000" w:rsidRPr="00000000" w14:paraId="000000E3">
      <w:pPr>
        <w:spacing w:after="0" w:line="276" w:lineRule="auto"/>
        <w:jc w:val="both"/>
        <w:rPr>
          <w:color w:val="000000"/>
          <w:sz w:val="24"/>
          <w:szCs w:val="24"/>
        </w:rPr>
      </w:pPr>
      <w:hyperlink r:id="rId62">
        <w:r w:rsidDel="00000000" w:rsidR="00000000" w:rsidRPr="00000000">
          <w:rPr>
            <w:color w:val="0563c1"/>
            <w:sz w:val="24"/>
            <w:szCs w:val="24"/>
            <w:highlight w:val="lightGray"/>
            <w:u w:val="single"/>
            <w:rtl w:val="0"/>
          </w:rPr>
          <w:t xml:space="preserve">http://digamo.free.fr/castolab4.pdf</w:t>
        </w:r>
      </w:hyperlink>
      <w:r w:rsidDel="00000000" w:rsidR="00000000" w:rsidRPr="00000000">
        <w:rPr>
          <w:rtl w:val="0"/>
        </w:rPr>
      </w:r>
    </w:p>
    <w:p w:rsidR="00000000" w:rsidDel="00000000" w:rsidP="00000000" w:rsidRDefault="00000000" w:rsidRPr="00000000" w14:paraId="000000E4">
      <w:pPr>
        <w:spacing w:after="0" w:line="276" w:lineRule="auto"/>
        <w:jc w:val="both"/>
        <w:rPr>
          <w:color w:val="000000"/>
          <w:sz w:val="24"/>
          <w:szCs w:val="24"/>
        </w:rPr>
      </w:pPr>
      <w:r w:rsidDel="00000000" w:rsidR="00000000" w:rsidRPr="00000000">
        <w:rPr>
          <w:rtl w:val="0"/>
        </w:rPr>
      </w:r>
    </w:p>
    <w:p w:rsidR="00000000" w:rsidDel="00000000" w:rsidP="00000000" w:rsidRDefault="00000000" w:rsidRPr="00000000" w14:paraId="000000E5">
      <w:pPr>
        <w:spacing w:after="0" w:line="276" w:lineRule="auto"/>
        <w:jc w:val="both"/>
        <w:rPr>
          <w:color w:val="000000"/>
          <w:sz w:val="24"/>
          <w:szCs w:val="24"/>
          <w:highlight w:val="lightGray"/>
        </w:rPr>
      </w:pPr>
      <w:r w:rsidDel="00000000" w:rsidR="00000000" w:rsidRPr="00000000">
        <w:rPr>
          <w:color w:val="000000"/>
          <w:sz w:val="24"/>
          <w:szCs w:val="24"/>
          <w:rtl w:val="0"/>
        </w:rPr>
        <w:t xml:space="preserve">Castoriadis, C. (2004): </w:t>
      </w:r>
      <w:r w:rsidDel="00000000" w:rsidR="00000000" w:rsidRPr="00000000">
        <w:rPr>
          <w:i w:val="1"/>
          <w:color w:val="000000"/>
          <w:sz w:val="24"/>
          <w:szCs w:val="24"/>
          <w:rtl w:val="0"/>
        </w:rPr>
        <w:t xml:space="preserve">Sujeto y verdad en el mundo histórico-social: Seminarios 1986-1987, La creación humana I.</w:t>
      </w:r>
      <w:r w:rsidDel="00000000" w:rsidR="00000000" w:rsidRPr="00000000">
        <w:rPr>
          <w:color w:val="000000"/>
          <w:sz w:val="24"/>
          <w:szCs w:val="24"/>
          <w:rtl w:val="0"/>
        </w:rPr>
        <w:t xml:space="preserve"> (E. Escobar &amp; P. Vernay, Eds.). </w:t>
      </w:r>
      <w:r w:rsidDel="00000000" w:rsidR="00000000" w:rsidRPr="00000000">
        <w:rPr>
          <w:color w:val="000000"/>
          <w:sz w:val="24"/>
          <w:szCs w:val="24"/>
          <w:highlight w:val="lightGray"/>
          <w:rtl w:val="0"/>
        </w:rPr>
        <w:t xml:space="preserve">México, Argentina, Brasil, Colombia, Chile, España, Estados Unidos de América, Perú, Venezuela:</w:t>
      </w:r>
      <w:r w:rsidDel="00000000" w:rsidR="00000000" w:rsidRPr="00000000">
        <w:rPr>
          <w:color w:val="000000"/>
          <w:sz w:val="24"/>
          <w:szCs w:val="24"/>
          <w:rtl w:val="0"/>
        </w:rPr>
        <w:t xml:space="preserve"> Fondo de Cultura Económica. (1ª ed. 2002). </w:t>
      </w:r>
      <w:sdt>
        <w:sdtPr>
          <w:tag w:val="goog_rdk_199"/>
        </w:sdtPr>
        <w:sdtContent>
          <w:r w:rsidDel="00000000" w:rsidR="00000000" w:rsidRPr="00000000">
            <w:rPr>
              <w:color w:val="000000"/>
              <w:sz w:val="24"/>
              <w:szCs w:val="24"/>
              <w:highlight w:val="lightGray"/>
              <w:rtl w:val="0"/>
              <w:rPrChange w:author="FRANCISCO BERNETE GARCIA" w:id="117" w:date="2023-03-09T19:53:00Z">
                <w:rPr>
                  <w:color w:val="000000"/>
                  <w:sz w:val="24"/>
                  <w:szCs w:val="24"/>
                </w:rPr>
              </w:rPrChange>
            </w:rPr>
            <w:t xml:space="preserve">Página 23-38</w:t>
          </w:r>
        </w:sdtContent>
      </w:sdt>
      <w:r w:rsidDel="00000000" w:rsidR="00000000" w:rsidRPr="00000000">
        <w:rPr>
          <w:color w:val="000000"/>
          <w:sz w:val="24"/>
          <w:szCs w:val="24"/>
          <w:rtl w:val="0"/>
        </w:rPr>
        <w:t xml:space="preserve">. </w:t>
      </w:r>
      <w:r w:rsidDel="00000000" w:rsidR="00000000" w:rsidRPr="00000000">
        <w:rPr>
          <w:color w:val="000000"/>
          <w:sz w:val="24"/>
          <w:szCs w:val="24"/>
          <w:highlight w:val="lightGray"/>
          <w:rtl w:val="0"/>
        </w:rPr>
        <w:t xml:space="preserve">Disponible en: </w:t>
      </w:r>
    </w:p>
    <w:p w:rsidR="00000000" w:rsidDel="00000000" w:rsidP="00000000" w:rsidRDefault="00000000" w:rsidRPr="00000000" w14:paraId="000000E6">
      <w:pPr>
        <w:spacing w:after="0" w:line="276" w:lineRule="auto"/>
        <w:jc w:val="both"/>
        <w:rPr>
          <w:color w:val="000000"/>
          <w:sz w:val="24"/>
          <w:szCs w:val="24"/>
        </w:rPr>
      </w:pPr>
      <w:hyperlink r:id="rId63">
        <w:r w:rsidDel="00000000" w:rsidR="00000000" w:rsidRPr="00000000">
          <w:rPr>
            <w:color w:val="0563c1"/>
            <w:sz w:val="24"/>
            <w:szCs w:val="24"/>
            <w:highlight w:val="lightGray"/>
            <w:u w:val="single"/>
            <w:rtl w:val="0"/>
          </w:rPr>
          <w:t xml:space="preserve">https://revolucioncantonaldotnet.files.wordpress.com/2018/02/castoriadis-cornelius-sujeto-y-verdad-en-el-mundo-historico-social.pdf</w:t>
        </w:r>
      </w:hyperlink>
      <w:r w:rsidDel="00000000" w:rsidR="00000000" w:rsidRPr="00000000">
        <w:rPr>
          <w:rtl w:val="0"/>
        </w:rPr>
      </w:r>
    </w:p>
    <w:p w:rsidR="00000000" w:rsidDel="00000000" w:rsidP="00000000" w:rsidRDefault="00000000" w:rsidRPr="00000000" w14:paraId="000000E7">
      <w:pPr>
        <w:spacing w:after="0" w:line="276" w:lineRule="auto"/>
        <w:jc w:val="both"/>
        <w:rPr>
          <w:color w:val="000000"/>
          <w:sz w:val="24"/>
          <w:szCs w:val="24"/>
        </w:rPr>
      </w:pPr>
      <w:r w:rsidDel="00000000" w:rsidR="00000000" w:rsidRPr="00000000">
        <w:rPr>
          <w:rtl w:val="0"/>
        </w:rPr>
      </w:r>
    </w:p>
    <w:p w:rsidR="00000000" w:rsidDel="00000000" w:rsidP="00000000" w:rsidRDefault="00000000" w:rsidRPr="00000000" w14:paraId="000000E8">
      <w:pPr>
        <w:spacing w:after="0" w:line="276" w:lineRule="auto"/>
        <w:jc w:val="both"/>
        <w:rPr>
          <w:color w:val="000000"/>
          <w:sz w:val="24"/>
          <w:szCs w:val="24"/>
          <w:highlight w:val="lightGray"/>
        </w:rPr>
      </w:pPr>
      <w:r w:rsidDel="00000000" w:rsidR="00000000" w:rsidRPr="00000000">
        <w:rPr>
          <w:color w:val="000000"/>
          <w:sz w:val="24"/>
          <w:szCs w:val="24"/>
          <w:rtl w:val="0"/>
        </w:rPr>
        <w:t xml:space="preserve">Castoriadis, C. (2007): </w:t>
      </w:r>
      <w:r w:rsidDel="00000000" w:rsidR="00000000" w:rsidRPr="00000000">
        <w:rPr>
          <w:i w:val="1"/>
          <w:color w:val="000000"/>
          <w:sz w:val="24"/>
          <w:szCs w:val="24"/>
          <w:rtl w:val="0"/>
        </w:rPr>
        <w:t xml:space="preserve">La institución imaginaria de la sociedad</w:t>
      </w:r>
      <w:r w:rsidDel="00000000" w:rsidR="00000000" w:rsidRPr="00000000">
        <w:rPr>
          <w:color w:val="000000"/>
          <w:sz w:val="24"/>
          <w:szCs w:val="24"/>
          <w:rtl w:val="0"/>
        </w:rPr>
        <w:t xml:space="preserve">. Tusquets Editores. (</w:t>
      </w:r>
      <w:sdt>
        <w:sdtPr>
          <w:tag w:val="goog_rdk_200"/>
        </w:sdtPr>
        <w:sdtContent>
          <w:del w:author="FRANCISCO BERNETE GARCIA" w:id="118" w:date="2023-03-08T12:12:00Z">
            <w:r w:rsidDel="00000000" w:rsidR="00000000" w:rsidRPr="00000000">
              <w:rPr>
                <w:color w:val="000000"/>
                <w:sz w:val="24"/>
                <w:szCs w:val="24"/>
                <w:rtl w:val="0"/>
              </w:rPr>
              <w:delText xml:space="preserve">1ª </w:delText>
            </w:r>
          </w:del>
        </w:sdtContent>
      </w:sdt>
      <w:sdt>
        <w:sdtPr>
          <w:tag w:val="goog_rdk_201"/>
        </w:sdtPr>
        <w:sdtContent>
          <w:ins w:author="FRANCISCO BERNETE GARCIA" w:id="118" w:date="2023-03-08T12:12:00Z">
            <w:r w:rsidDel="00000000" w:rsidR="00000000" w:rsidRPr="00000000">
              <w:rPr>
                <w:color w:val="000000"/>
                <w:sz w:val="24"/>
                <w:szCs w:val="24"/>
                <w:rtl w:val="0"/>
              </w:rPr>
              <w:t xml:space="preserve">E</w:t>
            </w:r>
          </w:ins>
        </w:sdtContent>
      </w:sdt>
      <w:sdt>
        <w:sdtPr>
          <w:tag w:val="goog_rdk_202"/>
        </w:sdtPr>
        <w:sdtContent>
          <w:del w:author="FRANCISCO BERNETE GARCIA" w:id="119" w:date="2023-03-08T12:12:00Z">
            <w:r w:rsidDel="00000000" w:rsidR="00000000" w:rsidRPr="00000000">
              <w:rPr>
                <w:color w:val="000000"/>
                <w:sz w:val="24"/>
                <w:szCs w:val="24"/>
                <w:rtl w:val="0"/>
              </w:rPr>
              <w:delText xml:space="preserve">e</w:delText>
            </w:r>
          </w:del>
        </w:sdtContent>
      </w:sdt>
      <w:r w:rsidDel="00000000" w:rsidR="00000000" w:rsidRPr="00000000">
        <w:rPr>
          <w:color w:val="000000"/>
          <w:sz w:val="24"/>
          <w:szCs w:val="24"/>
          <w:rtl w:val="0"/>
        </w:rPr>
        <w:t xml:space="preserve">d. </w:t>
      </w:r>
      <w:sdt>
        <w:sdtPr>
          <w:tag w:val="goog_rdk_203"/>
        </w:sdtPr>
        <w:sdtContent>
          <w:ins w:author="FRANCISCO BERNETE GARCIA" w:id="120" w:date="2023-03-08T12:12:00Z">
            <w:r w:rsidDel="00000000" w:rsidR="00000000" w:rsidRPr="00000000">
              <w:rPr>
                <w:color w:val="000000"/>
                <w:sz w:val="24"/>
                <w:szCs w:val="24"/>
                <w:rtl w:val="0"/>
              </w:rPr>
              <w:t xml:space="preserve">Original </w:t>
            </w:r>
          </w:ins>
        </w:sdtContent>
      </w:sdt>
      <w:sdt>
        <w:sdtPr>
          <w:tag w:val="goog_rdk_204"/>
        </w:sdtPr>
        <w:sdtContent>
          <w:del w:author="FRANCISCO BERNETE GARCIA" w:id="120" w:date="2023-03-08T12:12:00Z">
            <w:r w:rsidDel="00000000" w:rsidR="00000000" w:rsidRPr="00000000">
              <w:rPr>
                <w:color w:val="000000"/>
                <w:sz w:val="24"/>
                <w:szCs w:val="24"/>
                <w:rtl w:val="0"/>
              </w:rPr>
              <w:delText xml:space="preserve">1983</w:delText>
            </w:r>
          </w:del>
        </w:sdtContent>
      </w:sdt>
      <w:sdt>
        <w:sdtPr>
          <w:tag w:val="goog_rdk_205"/>
        </w:sdtPr>
        <w:sdtContent>
          <w:ins w:author="FRANCISCO BERNETE GARCIA" w:id="121" w:date="2023-03-08T12:12:00Z">
            <w:r w:rsidDel="00000000" w:rsidR="00000000" w:rsidRPr="00000000">
              <w:rPr>
                <w:color w:val="000000"/>
                <w:sz w:val="24"/>
                <w:szCs w:val="24"/>
                <w:rtl w:val="0"/>
              </w:rPr>
              <w:t xml:space="preserve">1975</w:t>
            </w:r>
          </w:ins>
        </w:sdtContent>
      </w:sdt>
      <w:r w:rsidDel="00000000" w:rsidR="00000000" w:rsidRPr="00000000">
        <w:rPr>
          <w:color w:val="000000"/>
          <w:sz w:val="24"/>
          <w:szCs w:val="24"/>
          <w:rtl w:val="0"/>
        </w:rPr>
        <w:t xml:space="preserve">).  Páginas 3-6. </w:t>
      </w:r>
      <w:r w:rsidDel="00000000" w:rsidR="00000000" w:rsidRPr="00000000">
        <w:rPr>
          <w:color w:val="000000"/>
          <w:sz w:val="24"/>
          <w:szCs w:val="24"/>
          <w:highlight w:val="lightGray"/>
          <w:rtl w:val="0"/>
        </w:rPr>
        <w:t xml:space="preserve">Disponible en:</w:t>
      </w:r>
    </w:p>
    <w:p w:rsidR="00000000" w:rsidDel="00000000" w:rsidP="00000000" w:rsidRDefault="00000000" w:rsidRPr="00000000" w14:paraId="000000E9">
      <w:pPr>
        <w:spacing w:after="0" w:line="276" w:lineRule="auto"/>
        <w:jc w:val="both"/>
        <w:rPr>
          <w:color w:val="000000"/>
          <w:sz w:val="24"/>
          <w:szCs w:val="24"/>
        </w:rPr>
      </w:pPr>
      <w:hyperlink r:id="rId64">
        <w:r w:rsidDel="00000000" w:rsidR="00000000" w:rsidRPr="00000000">
          <w:rPr>
            <w:color w:val="0563c1"/>
            <w:sz w:val="24"/>
            <w:szCs w:val="24"/>
            <w:highlight w:val="lightGray"/>
            <w:u w:val="single"/>
            <w:rtl w:val="0"/>
          </w:rPr>
          <w:t xml:space="preserve">https://revolucioncantonaldotnet.files.wordpress.com/2019/01/kupdf.com_la-institucioacuten-imaginaria-de-la-sociedad-cornelius-castoriadis.pdf</w:t>
        </w:r>
      </w:hyperlink>
      <w:r w:rsidDel="00000000" w:rsidR="00000000" w:rsidRPr="00000000">
        <w:rPr>
          <w:rtl w:val="0"/>
        </w:rPr>
      </w:r>
    </w:p>
    <w:p w:rsidR="00000000" w:rsidDel="00000000" w:rsidP="00000000" w:rsidRDefault="00000000" w:rsidRPr="00000000" w14:paraId="000000EA">
      <w:pPr>
        <w:spacing w:after="0" w:line="276" w:lineRule="auto"/>
        <w:jc w:val="both"/>
        <w:rPr>
          <w:color w:val="000000"/>
          <w:sz w:val="24"/>
          <w:szCs w:val="24"/>
        </w:rPr>
      </w:pPr>
      <w:r w:rsidDel="00000000" w:rsidR="00000000" w:rsidRPr="00000000">
        <w:rPr>
          <w:rtl w:val="0"/>
        </w:rPr>
      </w:r>
    </w:p>
    <w:p w:rsidR="00000000" w:rsidDel="00000000" w:rsidP="00000000" w:rsidRDefault="00000000" w:rsidRPr="00000000" w14:paraId="000000EB">
      <w:pPr>
        <w:spacing w:after="0" w:line="276" w:lineRule="auto"/>
        <w:jc w:val="both"/>
        <w:rPr>
          <w:color w:val="000000"/>
          <w:sz w:val="24"/>
          <w:szCs w:val="24"/>
          <w:highlight w:val="lightGray"/>
        </w:rPr>
      </w:pPr>
      <w:r w:rsidDel="00000000" w:rsidR="00000000" w:rsidRPr="00000000">
        <w:rPr>
          <w:color w:val="000000"/>
          <w:sz w:val="24"/>
          <w:szCs w:val="24"/>
          <w:highlight w:val="lightGray"/>
          <w:rtl w:val="0"/>
        </w:rPr>
        <w:t xml:space="preserve">Castoriadis, C. (2007): La institución imaginaria de la sociedad. Tusquets Editores. Buenos Aires. Argentina. Disponible en: </w:t>
      </w:r>
    </w:p>
    <w:p w:rsidR="00000000" w:rsidDel="00000000" w:rsidP="00000000" w:rsidRDefault="00000000" w:rsidRPr="00000000" w14:paraId="000000EC">
      <w:pPr>
        <w:spacing w:after="0" w:line="276" w:lineRule="auto"/>
        <w:jc w:val="both"/>
        <w:rPr>
          <w:color w:val="000000"/>
          <w:sz w:val="24"/>
          <w:szCs w:val="24"/>
        </w:rPr>
      </w:pPr>
      <w:hyperlink r:id="rId65">
        <w:r w:rsidDel="00000000" w:rsidR="00000000" w:rsidRPr="00000000">
          <w:rPr>
            <w:color w:val="0563c1"/>
            <w:sz w:val="24"/>
            <w:szCs w:val="24"/>
            <w:highlight w:val="lightGray"/>
            <w:u w:val="single"/>
            <w:rtl w:val="0"/>
          </w:rPr>
          <w:t xml:space="preserve">https://revolucioncantonaldotnet.files.wordpress.com/2019/01/kupdf.com_la-institucioacuten-imaginaria-de-la-sociedad-cornelius-castoriadis.pdf</w:t>
        </w:r>
      </w:hyperlink>
      <w:r w:rsidDel="00000000" w:rsidR="00000000" w:rsidRPr="00000000">
        <w:rPr>
          <w:rtl w:val="0"/>
        </w:rPr>
      </w:r>
    </w:p>
    <w:p w:rsidR="00000000" w:rsidDel="00000000" w:rsidP="00000000" w:rsidRDefault="00000000" w:rsidRPr="00000000" w14:paraId="000000ED">
      <w:pPr>
        <w:spacing w:after="0" w:line="276" w:lineRule="auto"/>
        <w:jc w:val="both"/>
        <w:rPr>
          <w:color w:val="000000"/>
          <w:sz w:val="24"/>
          <w:szCs w:val="24"/>
        </w:rPr>
      </w:pPr>
      <w:r w:rsidDel="00000000" w:rsidR="00000000" w:rsidRPr="00000000">
        <w:rPr>
          <w:rtl w:val="0"/>
        </w:rPr>
      </w:r>
    </w:p>
    <w:p w:rsidR="00000000" w:rsidDel="00000000" w:rsidP="00000000" w:rsidRDefault="00000000" w:rsidRPr="00000000" w14:paraId="000000EE">
      <w:pPr>
        <w:spacing w:after="0" w:line="276" w:lineRule="auto"/>
        <w:jc w:val="both"/>
        <w:rPr>
          <w:color w:val="000000"/>
          <w:sz w:val="24"/>
          <w:szCs w:val="24"/>
        </w:rPr>
      </w:pPr>
      <w:r w:rsidDel="00000000" w:rsidR="00000000" w:rsidRPr="00000000">
        <w:rPr>
          <w:color w:val="000000"/>
          <w:sz w:val="24"/>
          <w:szCs w:val="24"/>
          <w:rtl w:val="0"/>
        </w:rPr>
        <w:t xml:space="preserve">Colombo</w:t>
      </w:r>
      <w:sdt>
        <w:sdtPr>
          <w:tag w:val="goog_rdk_206"/>
        </w:sdtPr>
        <w:sdtContent>
          <w:ins w:author="FRANCISCO BERNETE GARCIA" w:id="122" w:date="2023-03-08T12:08:00Z">
            <w:r w:rsidDel="00000000" w:rsidR="00000000" w:rsidRPr="00000000">
              <w:rPr>
                <w:color w:val="000000"/>
                <w:sz w:val="24"/>
                <w:szCs w:val="24"/>
                <w:rtl w:val="0"/>
              </w:rPr>
              <w:t xml:space="preserve">,</w:t>
            </w:r>
          </w:ins>
        </w:sdtContent>
      </w:sdt>
      <w:r w:rsidDel="00000000" w:rsidR="00000000" w:rsidRPr="00000000">
        <w:rPr>
          <w:color w:val="000000"/>
          <w:sz w:val="24"/>
          <w:szCs w:val="24"/>
          <w:rtl w:val="0"/>
        </w:rPr>
        <w:t xml:space="preserve"> Eduardo (1993): </w:t>
      </w:r>
      <w:r w:rsidDel="00000000" w:rsidR="00000000" w:rsidRPr="00000000">
        <w:rPr>
          <w:i w:val="1"/>
          <w:color w:val="000000"/>
          <w:sz w:val="24"/>
          <w:szCs w:val="24"/>
          <w:rtl w:val="0"/>
        </w:rPr>
        <w:t xml:space="preserve">El imaginario social. Castoriadis, Ansart, Lourau, Pessin, &amp; Bertolo. </w:t>
      </w:r>
      <w:r w:rsidDel="00000000" w:rsidR="00000000" w:rsidRPr="00000000">
        <w:rPr>
          <w:color w:val="000000"/>
          <w:sz w:val="24"/>
          <w:szCs w:val="24"/>
          <w:rtl w:val="0"/>
        </w:rPr>
        <w:t xml:space="preserve">Montevideo: Nordan-Comunidad. </w:t>
      </w:r>
      <w:sdt>
        <w:sdtPr>
          <w:tag w:val="goog_rdk_207"/>
        </w:sdtPr>
        <w:sdtContent>
          <w:r w:rsidDel="00000000" w:rsidR="00000000" w:rsidRPr="00000000">
            <w:rPr>
              <w:color w:val="000000"/>
              <w:sz w:val="24"/>
              <w:szCs w:val="24"/>
              <w:highlight w:val="lightGray"/>
              <w:rtl w:val="0"/>
              <w:rPrChange w:author="FRANCISCO BERNETE GARCIA" w:id="123" w:date="2023-03-09T20:01:00Z">
                <w:rPr>
                  <w:color w:val="000000"/>
                  <w:sz w:val="24"/>
                  <w:szCs w:val="24"/>
                </w:rPr>
              </w:rPrChange>
            </w:rPr>
            <w:t xml:space="preserve">Página 7 y 12.</w:t>
          </w:r>
        </w:sdtContent>
      </w:sdt>
      <w:r w:rsidDel="00000000" w:rsidR="00000000" w:rsidRPr="00000000">
        <w:rPr>
          <w:rtl w:val="0"/>
        </w:rPr>
      </w:r>
    </w:p>
    <w:p w:rsidR="00000000" w:rsidDel="00000000" w:rsidP="00000000" w:rsidRDefault="00000000" w:rsidRPr="00000000" w14:paraId="000000EF">
      <w:pPr>
        <w:spacing w:after="0" w:line="276" w:lineRule="auto"/>
        <w:jc w:val="both"/>
        <w:rPr>
          <w:color w:val="000000"/>
          <w:sz w:val="24"/>
          <w:szCs w:val="24"/>
        </w:rPr>
      </w:pPr>
      <w:r w:rsidDel="00000000" w:rsidR="00000000" w:rsidRPr="00000000">
        <w:rPr>
          <w:rtl w:val="0"/>
        </w:rPr>
      </w:r>
    </w:p>
    <w:p w:rsidR="00000000" w:rsidDel="00000000" w:rsidP="00000000" w:rsidRDefault="00000000" w:rsidRPr="00000000" w14:paraId="000000F0">
      <w:pPr>
        <w:spacing w:after="0" w:line="276" w:lineRule="auto"/>
        <w:jc w:val="both"/>
        <w:rPr/>
      </w:pPr>
      <w:r w:rsidDel="00000000" w:rsidR="00000000" w:rsidRPr="00000000">
        <w:rPr>
          <w:color w:val="000000"/>
          <w:sz w:val="24"/>
          <w:szCs w:val="24"/>
          <w:rtl w:val="0"/>
        </w:rPr>
        <w:t xml:space="preserve">Riffo-Pavón, Ignacio. (2022). Imaginarios sociales, representaciones sociales y representaciones discursivas. </w:t>
      </w:r>
      <w:r w:rsidDel="00000000" w:rsidR="00000000" w:rsidRPr="00000000">
        <w:rPr>
          <w:i w:val="1"/>
          <w:color w:val="000000"/>
          <w:sz w:val="24"/>
          <w:szCs w:val="24"/>
          <w:rtl w:val="0"/>
        </w:rPr>
        <w:t xml:space="preserve">Cinta de moebio, (74)</w:t>
      </w:r>
      <w:r w:rsidDel="00000000" w:rsidR="00000000" w:rsidRPr="00000000">
        <w:rPr>
          <w:color w:val="000000"/>
          <w:sz w:val="24"/>
          <w:szCs w:val="24"/>
          <w:rtl w:val="0"/>
        </w:rPr>
        <w:t xml:space="preserve">, 78-94.  </w:t>
      </w:r>
      <w:r w:rsidDel="00000000" w:rsidR="00000000" w:rsidRPr="00000000">
        <w:rPr>
          <w:rFonts w:ascii="Verdana" w:cs="Verdana" w:eastAsia="Verdana" w:hAnsi="Verdana"/>
          <w:b w:val="1"/>
          <w:color w:val="0563c1"/>
          <w:sz w:val="19"/>
          <w:szCs w:val="19"/>
          <w:u w:val="single"/>
          <w:rtl w:val="0"/>
        </w:rPr>
        <w:t xml:space="preserve">http://orcid.org/0000-0001-6691-3572</w:t>
      </w:r>
      <w:r w:rsidDel="00000000" w:rsidR="00000000" w:rsidRPr="00000000">
        <w:rPr>
          <w:rtl w:val="0"/>
        </w:rPr>
      </w:r>
    </w:p>
    <w:p w:rsidR="00000000" w:rsidDel="00000000" w:rsidP="00000000" w:rsidRDefault="00000000" w:rsidRPr="00000000" w14:paraId="000000F1">
      <w:pPr>
        <w:spacing w:after="0" w:line="276" w:lineRule="auto"/>
        <w:jc w:val="both"/>
        <w:rPr>
          <w:color w:val="000000"/>
          <w:sz w:val="24"/>
          <w:szCs w:val="24"/>
        </w:rPr>
      </w:pPr>
      <w:r w:rsidDel="00000000" w:rsidR="00000000" w:rsidRPr="00000000">
        <w:rPr>
          <w:rtl w:val="0"/>
        </w:rPr>
      </w:r>
    </w:p>
    <w:p w:rsidR="00000000" w:rsidDel="00000000" w:rsidP="00000000" w:rsidRDefault="00000000" w:rsidRPr="00000000" w14:paraId="000000F2">
      <w:pPr>
        <w:spacing w:after="0" w:line="276" w:lineRule="auto"/>
        <w:jc w:val="both"/>
        <w:rPr>
          <w:color w:val="000000"/>
          <w:sz w:val="24"/>
          <w:szCs w:val="24"/>
          <w:highlight w:val="lightGray"/>
        </w:rPr>
      </w:pPr>
      <w:r w:rsidDel="00000000" w:rsidR="00000000" w:rsidRPr="00000000">
        <w:rPr>
          <w:color w:val="000000"/>
          <w:sz w:val="24"/>
          <w:szCs w:val="24"/>
          <w:rtl w:val="0"/>
        </w:rPr>
        <w:t xml:space="preserve">Taylor, Charles (1993). El multiculturalismo y la política del reconocimiento. México D.F.: Fondo de la Cultura Económica.  Páginas 132-135. </w:t>
      </w:r>
      <w:r w:rsidDel="00000000" w:rsidR="00000000" w:rsidRPr="00000000">
        <w:rPr>
          <w:color w:val="000000"/>
          <w:sz w:val="24"/>
          <w:szCs w:val="24"/>
          <w:highlight w:val="lightGray"/>
          <w:rtl w:val="0"/>
        </w:rPr>
        <w:t xml:space="preserve">Disponible en:</w:t>
      </w:r>
    </w:p>
    <w:p w:rsidR="00000000" w:rsidDel="00000000" w:rsidP="00000000" w:rsidRDefault="00000000" w:rsidRPr="00000000" w14:paraId="000000F3">
      <w:pPr>
        <w:spacing w:after="0" w:line="276" w:lineRule="auto"/>
        <w:jc w:val="both"/>
        <w:rPr>
          <w:color w:val="000000"/>
          <w:sz w:val="24"/>
          <w:szCs w:val="24"/>
        </w:rPr>
      </w:pPr>
      <w:hyperlink r:id="rId66">
        <w:r w:rsidDel="00000000" w:rsidR="00000000" w:rsidRPr="00000000">
          <w:rPr>
            <w:color w:val="0563c1"/>
            <w:sz w:val="24"/>
            <w:szCs w:val="24"/>
            <w:highlight w:val="lightGray"/>
            <w:u w:val="single"/>
            <w:rtl w:val="0"/>
          </w:rPr>
          <w:t xml:space="preserve">https://seminariosocioantropologia.files.wordpress.com/2014/03/elmulticulturalismoylapoliticadelreconocimientocharlestaylor.pdf</w:t>
        </w:r>
      </w:hyperlink>
      <w:r w:rsidDel="00000000" w:rsidR="00000000" w:rsidRPr="00000000">
        <w:rPr>
          <w:rtl w:val="0"/>
        </w:rPr>
      </w:r>
    </w:p>
    <w:p w:rsidR="00000000" w:rsidDel="00000000" w:rsidP="00000000" w:rsidRDefault="00000000" w:rsidRPr="00000000" w14:paraId="000000F4">
      <w:pPr>
        <w:spacing w:after="0" w:line="276" w:lineRule="auto"/>
        <w:jc w:val="both"/>
        <w:rPr>
          <w:color w:val="000000"/>
          <w:sz w:val="24"/>
          <w:szCs w:val="24"/>
        </w:rPr>
      </w:pPr>
      <w:r w:rsidDel="00000000" w:rsidR="00000000" w:rsidRPr="00000000">
        <w:rPr>
          <w:rtl w:val="0"/>
        </w:rPr>
      </w:r>
    </w:p>
    <w:p w:rsidR="00000000" w:rsidDel="00000000" w:rsidP="00000000" w:rsidRDefault="00000000" w:rsidRPr="00000000" w14:paraId="000000F5">
      <w:pPr>
        <w:spacing w:after="0" w:line="276" w:lineRule="auto"/>
        <w:jc w:val="both"/>
        <w:rPr>
          <w:color w:val="000000"/>
          <w:sz w:val="24"/>
          <w:szCs w:val="24"/>
          <w:highlight w:val="lightGray"/>
        </w:rPr>
      </w:pPr>
      <w:sdt>
        <w:sdtPr>
          <w:tag w:val="goog_rdk_208"/>
        </w:sdtPr>
        <w:sdtContent>
          <w:r w:rsidDel="00000000" w:rsidR="00000000" w:rsidRPr="00000000">
            <w:rPr>
              <w:color w:val="000000"/>
              <w:sz w:val="24"/>
              <w:szCs w:val="24"/>
              <w:highlight w:val="lightGray"/>
              <w:rtl w:val="0"/>
              <w:rPrChange w:author="FRANCISCO BERNETE GARCIA" w:id="124" w:date="2023-03-09T20:08:00Z">
                <w:rPr>
                  <w:color w:val="000000"/>
                  <w:sz w:val="24"/>
                  <w:szCs w:val="24"/>
                </w:rPr>
              </w:rPrChange>
            </w:rPr>
            <w:t xml:space="preserve">Taylor, C. (2004): Modern social imaginaries: Durham And London. Duke University Press. </w:t>
          </w:r>
        </w:sdtContent>
      </w:sdt>
      <w:r w:rsidDel="00000000" w:rsidR="00000000" w:rsidRPr="00000000">
        <w:rPr>
          <w:color w:val="000000"/>
          <w:sz w:val="24"/>
          <w:szCs w:val="24"/>
          <w:highlight w:val="lightGray"/>
          <w:rtl w:val="0"/>
        </w:rPr>
        <w:t xml:space="preserve">Disponible en:</w:t>
      </w:r>
    </w:p>
    <w:sdt>
      <w:sdtPr>
        <w:tag w:val="goog_rdk_210"/>
      </w:sdtPr>
      <w:sdtContent>
        <w:p w:rsidR="00000000" w:rsidDel="00000000" w:rsidP="00000000" w:rsidRDefault="00000000" w:rsidRPr="00000000" w14:paraId="000000F6">
          <w:pPr>
            <w:spacing w:after="0" w:line="276" w:lineRule="auto"/>
            <w:jc w:val="both"/>
            <w:rPr>
              <w:color w:val="000000"/>
              <w:sz w:val="24"/>
              <w:szCs w:val="24"/>
              <w:highlight w:val="lightGray"/>
              <w:rPrChange w:author="FRANCISCO BERNETE GARCIA" w:id="125" w:date="2023-03-09T20:08:00Z">
                <w:rPr>
                  <w:color w:val="000000"/>
                  <w:sz w:val="24"/>
                  <w:szCs w:val="24"/>
                </w:rPr>
              </w:rPrChange>
            </w:rPr>
          </w:pPr>
          <w:hyperlink r:id="rId67">
            <w:r w:rsidDel="00000000" w:rsidR="00000000" w:rsidRPr="00000000">
              <w:rPr>
                <w:color w:val="0563c1"/>
                <w:sz w:val="24"/>
                <w:szCs w:val="24"/>
                <w:highlight w:val="lightGray"/>
                <w:u w:val="single"/>
                <w:rtl w:val="0"/>
              </w:rPr>
              <w:t xml:space="preserve">file:///C:/Users/cpsb00usu43/Downloads/Taylor_Charles_2004_Modern_Social_Imaginaries_Durh.pdf</w:t>
            </w:r>
          </w:hyperlink>
          <w:sdt>
            <w:sdtPr>
              <w:tag w:val="goog_rdk_209"/>
            </w:sdtPr>
            <w:sdtContent>
              <w:r w:rsidDel="00000000" w:rsidR="00000000" w:rsidRPr="00000000">
                <w:rPr>
                  <w:rtl w:val="0"/>
                </w:rPr>
              </w:r>
            </w:sdtContent>
          </w:sdt>
        </w:p>
      </w:sdtContent>
    </w:sdt>
    <w:sdt>
      <w:sdtPr>
        <w:tag w:val="goog_rdk_212"/>
      </w:sdtPr>
      <w:sdtContent>
        <w:p w:rsidR="00000000" w:rsidDel="00000000" w:rsidP="00000000" w:rsidRDefault="00000000" w:rsidRPr="00000000" w14:paraId="000000F7">
          <w:pPr>
            <w:spacing w:after="0" w:line="276" w:lineRule="auto"/>
            <w:jc w:val="both"/>
            <w:rPr>
              <w:color w:val="000000"/>
              <w:sz w:val="24"/>
              <w:szCs w:val="24"/>
              <w:highlight w:val="lightGray"/>
              <w:rPrChange w:author="FRANCISCO BERNETE GARCIA" w:id="125" w:date="2023-03-09T20:08:00Z">
                <w:rPr>
                  <w:color w:val="000000"/>
                  <w:sz w:val="24"/>
                  <w:szCs w:val="24"/>
                </w:rPr>
              </w:rPrChange>
            </w:rPr>
          </w:pPr>
          <w:sdt>
            <w:sdtPr>
              <w:tag w:val="goog_rdk_211"/>
            </w:sdtPr>
            <w:sdtContent>
              <w:r w:rsidDel="00000000" w:rsidR="00000000" w:rsidRPr="00000000">
                <w:rPr>
                  <w:rtl w:val="0"/>
                </w:rPr>
              </w:r>
            </w:sdtContent>
          </w:sdt>
        </w:p>
      </w:sdtContent>
    </w:sdt>
    <w:p w:rsidR="00000000" w:rsidDel="00000000" w:rsidP="00000000" w:rsidRDefault="00000000" w:rsidRPr="00000000" w14:paraId="000000F8">
      <w:pPr>
        <w:spacing w:after="0" w:line="276" w:lineRule="auto"/>
        <w:jc w:val="both"/>
        <w:rPr>
          <w:color w:val="000000"/>
          <w:sz w:val="24"/>
          <w:szCs w:val="24"/>
          <w:highlight w:val="lightGray"/>
        </w:rPr>
      </w:pPr>
      <w:sdt>
        <w:sdtPr>
          <w:tag w:val="goog_rdk_213"/>
        </w:sdtPr>
        <w:sdtContent>
          <w:r w:rsidDel="00000000" w:rsidR="00000000" w:rsidRPr="00000000">
            <w:rPr>
              <w:color w:val="000000"/>
              <w:sz w:val="24"/>
              <w:szCs w:val="24"/>
              <w:highlight w:val="lightGray"/>
              <w:rtl w:val="0"/>
              <w:rPrChange w:author="FRANCISCO BERNETE GARCIA" w:id="125" w:date="2023-03-09T20:08:00Z">
                <w:rPr>
                  <w:color w:val="000000"/>
                  <w:sz w:val="24"/>
                  <w:szCs w:val="24"/>
                </w:rPr>
              </w:rPrChange>
            </w:rPr>
            <w:t xml:space="preserve">Taylor, C. (2004): Imaginarios sociales modernos. Duke University Press. </w:t>
          </w:r>
        </w:sdtContent>
      </w:sdt>
      <w:r w:rsidDel="00000000" w:rsidR="00000000" w:rsidRPr="00000000">
        <w:rPr>
          <w:color w:val="000000"/>
          <w:sz w:val="24"/>
          <w:szCs w:val="24"/>
          <w:highlight w:val="lightGray"/>
          <w:rtl w:val="0"/>
        </w:rPr>
        <w:t xml:space="preserve">Disponible en:</w:t>
      </w:r>
    </w:p>
    <w:p w:rsidR="00000000" w:rsidDel="00000000" w:rsidP="00000000" w:rsidRDefault="00000000" w:rsidRPr="00000000" w14:paraId="000000F9">
      <w:pPr>
        <w:spacing w:after="0" w:line="276" w:lineRule="auto"/>
        <w:jc w:val="both"/>
        <w:rPr>
          <w:color w:val="000000"/>
          <w:sz w:val="24"/>
          <w:szCs w:val="24"/>
        </w:rPr>
      </w:pPr>
      <w:hyperlink r:id="rId68">
        <w:sdt>
          <w:sdtPr>
            <w:tag w:val="goog_rdk_214"/>
          </w:sdtPr>
          <w:sdtContent>
            <w:r w:rsidDel="00000000" w:rsidR="00000000" w:rsidRPr="00000000">
              <w:rPr>
                <w:color w:val="0563c1"/>
                <w:sz w:val="24"/>
                <w:szCs w:val="24"/>
                <w:highlight w:val="lightGray"/>
                <w:u w:val="single"/>
                <w:rtl w:val="0"/>
                <w:rPrChange w:author="FRANCISCO BERNETE GARCIA" w:id="126" w:date="2023-03-09T20:08:00Z">
                  <w:rPr>
                    <w:sz w:val="24"/>
                    <w:szCs w:val="24"/>
                    <w:highlight w:val="lightGray"/>
                  </w:rPr>
                </w:rPrChange>
              </w:rPr>
              <w:t xml:space="preserve">file:///C:/Users/cpsb00usu43/Downloads/Taylor_Charles_2004_Modern_Social_Imaginaries_Durh.pdf</w:t>
            </w:r>
          </w:sdtContent>
        </w:sdt>
      </w:hyperlink>
      <w:r w:rsidDel="00000000" w:rsidR="00000000" w:rsidRPr="00000000">
        <w:rPr>
          <w:rtl w:val="0"/>
        </w:rPr>
      </w:r>
    </w:p>
    <w:p w:rsidR="00000000" w:rsidDel="00000000" w:rsidP="00000000" w:rsidRDefault="00000000" w:rsidRPr="00000000" w14:paraId="000000FA">
      <w:pPr>
        <w:spacing w:after="0" w:line="276" w:lineRule="auto"/>
        <w:jc w:val="both"/>
        <w:rPr>
          <w:color w:val="000000"/>
          <w:sz w:val="24"/>
          <w:szCs w:val="24"/>
        </w:rPr>
      </w:pPr>
      <w:r w:rsidDel="00000000" w:rsidR="00000000" w:rsidRPr="00000000">
        <w:rPr>
          <w:rtl w:val="0"/>
        </w:rPr>
      </w:r>
    </w:p>
    <w:p w:rsidR="00000000" w:rsidDel="00000000" w:rsidP="00000000" w:rsidRDefault="00000000" w:rsidRPr="00000000" w14:paraId="000000FB">
      <w:pPr>
        <w:spacing w:after="0" w:line="276" w:lineRule="auto"/>
        <w:jc w:val="both"/>
        <w:rPr>
          <w:color w:val="000000"/>
          <w:sz w:val="24"/>
          <w:szCs w:val="24"/>
          <w:highlight w:val="lightGray"/>
        </w:rPr>
      </w:pPr>
      <w:r w:rsidDel="00000000" w:rsidR="00000000" w:rsidRPr="00000000">
        <w:rPr>
          <w:color w:val="000000"/>
          <w:sz w:val="24"/>
          <w:szCs w:val="24"/>
          <w:rtl w:val="0"/>
        </w:rPr>
        <w:t xml:space="preserve">Taylor, C. (2006</w:t>
      </w:r>
      <w:sdt>
        <w:sdtPr>
          <w:tag w:val="goog_rdk_215"/>
        </w:sdtPr>
        <w:sdtContent>
          <w:ins w:author="FRANCISCO BERNETE GARCIA" w:id="127" w:date="2023-03-08T12:07:00Z">
            <w:r w:rsidDel="00000000" w:rsidR="00000000" w:rsidRPr="00000000">
              <w:rPr>
                <w:color w:val="000000"/>
                <w:sz w:val="24"/>
                <w:szCs w:val="24"/>
                <w:rtl w:val="0"/>
              </w:rPr>
              <w:t xml:space="preserve">a</w:t>
            </w:r>
          </w:ins>
        </w:sdtContent>
      </w:sdt>
      <w:r w:rsidDel="00000000" w:rsidR="00000000" w:rsidRPr="00000000">
        <w:rPr>
          <w:color w:val="000000"/>
          <w:sz w:val="24"/>
          <w:szCs w:val="24"/>
          <w:rtl w:val="0"/>
        </w:rPr>
        <w:t xml:space="preserve">): </w:t>
      </w:r>
      <w:r w:rsidDel="00000000" w:rsidR="00000000" w:rsidRPr="00000000">
        <w:rPr>
          <w:i w:val="1"/>
          <w:color w:val="000000"/>
          <w:sz w:val="24"/>
          <w:szCs w:val="24"/>
          <w:rtl w:val="0"/>
        </w:rPr>
        <w:t xml:space="preserve">Los imaginarios sociales modernos</w:t>
      </w:r>
      <w:r w:rsidDel="00000000" w:rsidR="00000000" w:rsidRPr="00000000">
        <w:rPr>
          <w:color w:val="000000"/>
          <w:sz w:val="24"/>
          <w:szCs w:val="24"/>
          <w:rtl w:val="0"/>
        </w:rPr>
        <w:t xml:space="preserve">. Editorial Paidós. </w:t>
      </w:r>
      <w:r w:rsidDel="00000000" w:rsidR="00000000" w:rsidRPr="00000000">
        <w:rPr>
          <w:color w:val="000000"/>
          <w:sz w:val="24"/>
          <w:szCs w:val="24"/>
          <w:highlight w:val="lightGray"/>
          <w:rtl w:val="0"/>
        </w:rPr>
        <w:t xml:space="preserve">Disponible en:</w:t>
      </w:r>
    </w:p>
    <w:p w:rsidR="00000000" w:rsidDel="00000000" w:rsidP="00000000" w:rsidRDefault="00000000" w:rsidRPr="00000000" w14:paraId="000000FC">
      <w:pPr>
        <w:spacing w:after="0" w:line="276" w:lineRule="auto"/>
        <w:jc w:val="both"/>
        <w:rPr>
          <w:color w:val="000000"/>
          <w:sz w:val="24"/>
          <w:szCs w:val="24"/>
        </w:rPr>
      </w:pPr>
      <w:hyperlink r:id="rId69">
        <w:r w:rsidDel="00000000" w:rsidR="00000000" w:rsidRPr="00000000">
          <w:rPr>
            <w:color w:val="0563c1"/>
            <w:sz w:val="24"/>
            <w:szCs w:val="24"/>
            <w:highlight w:val="lightGray"/>
            <w:u w:val="single"/>
            <w:rtl w:val="0"/>
          </w:rPr>
          <w:t xml:space="preserve">https://es.scribd.com/document/393406726/Imaginarios-Sociales-Modernos-Charles-Taylor#download</w:t>
        </w:r>
      </w:hyperlink>
      <w:r w:rsidDel="00000000" w:rsidR="00000000" w:rsidRPr="00000000">
        <w:rPr>
          <w:rtl w:val="0"/>
        </w:rPr>
      </w:r>
    </w:p>
    <w:p w:rsidR="00000000" w:rsidDel="00000000" w:rsidP="00000000" w:rsidRDefault="00000000" w:rsidRPr="00000000" w14:paraId="000000FD">
      <w:pPr>
        <w:spacing w:after="0" w:line="276" w:lineRule="auto"/>
        <w:jc w:val="both"/>
        <w:rPr>
          <w:color w:val="000000"/>
          <w:sz w:val="24"/>
          <w:szCs w:val="24"/>
        </w:rPr>
      </w:pPr>
      <w:r w:rsidDel="00000000" w:rsidR="00000000" w:rsidRPr="00000000">
        <w:rPr>
          <w:rtl w:val="0"/>
        </w:rPr>
      </w:r>
    </w:p>
    <w:p w:rsidR="00000000" w:rsidDel="00000000" w:rsidP="00000000" w:rsidRDefault="00000000" w:rsidRPr="00000000" w14:paraId="000000FE">
      <w:pPr>
        <w:spacing w:after="0" w:line="276" w:lineRule="auto"/>
        <w:jc w:val="both"/>
        <w:rPr>
          <w:color w:val="000000"/>
          <w:sz w:val="24"/>
          <w:szCs w:val="24"/>
          <w:highlight w:val="lightGray"/>
        </w:rPr>
      </w:pPr>
      <w:r w:rsidDel="00000000" w:rsidR="00000000" w:rsidRPr="00000000">
        <w:rPr>
          <w:color w:val="000000"/>
          <w:sz w:val="24"/>
          <w:szCs w:val="24"/>
          <w:rtl w:val="0"/>
        </w:rPr>
        <w:t xml:space="preserve">Taylor, C. (2006</w:t>
      </w:r>
      <w:sdt>
        <w:sdtPr>
          <w:tag w:val="goog_rdk_216"/>
        </w:sdtPr>
        <w:sdtContent>
          <w:ins w:author="FRANCISCO BERNETE GARCIA" w:id="128" w:date="2023-03-08T12:06:00Z">
            <w:r w:rsidDel="00000000" w:rsidR="00000000" w:rsidRPr="00000000">
              <w:rPr>
                <w:color w:val="000000"/>
                <w:sz w:val="24"/>
                <w:szCs w:val="24"/>
                <w:rtl w:val="0"/>
              </w:rPr>
              <w:t xml:space="preserve">b</w:t>
            </w:r>
          </w:ins>
        </w:sdtContent>
      </w:sdt>
      <w:r w:rsidDel="00000000" w:rsidR="00000000" w:rsidRPr="00000000">
        <w:rPr>
          <w:color w:val="000000"/>
          <w:sz w:val="24"/>
          <w:szCs w:val="24"/>
          <w:rtl w:val="0"/>
        </w:rPr>
        <w:t xml:space="preserve">): </w:t>
      </w:r>
      <w:r w:rsidDel="00000000" w:rsidR="00000000" w:rsidRPr="00000000">
        <w:rPr>
          <w:i w:val="1"/>
          <w:color w:val="000000"/>
          <w:sz w:val="24"/>
          <w:szCs w:val="24"/>
          <w:rtl w:val="0"/>
        </w:rPr>
        <w:t xml:space="preserve">Fuentes del yo: la construcción de la identidad moderna.</w:t>
      </w:r>
      <w:r w:rsidDel="00000000" w:rsidR="00000000" w:rsidRPr="00000000">
        <w:rPr>
          <w:color w:val="000000"/>
          <w:sz w:val="24"/>
          <w:szCs w:val="24"/>
          <w:rtl w:val="0"/>
        </w:rPr>
        <w:t xml:space="preserve"> Editorial Paidós. </w:t>
      </w:r>
      <w:sdt>
        <w:sdtPr>
          <w:tag w:val="goog_rdk_217"/>
        </w:sdtPr>
        <w:sdtContent>
          <w:r w:rsidDel="00000000" w:rsidR="00000000" w:rsidRPr="00000000">
            <w:rPr>
              <w:color w:val="000000"/>
              <w:sz w:val="24"/>
              <w:szCs w:val="24"/>
              <w:highlight w:val="lightGray"/>
              <w:rtl w:val="0"/>
              <w:rPrChange w:author="FRANCISCO BERNETE GARCIA" w:id="129" w:date="2023-03-09T19:54:00Z">
                <w:rPr>
                  <w:color w:val="000000"/>
                  <w:sz w:val="24"/>
                  <w:szCs w:val="24"/>
                </w:rPr>
              </w:rPrChange>
            </w:rPr>
            <w:t xml:space="preserve">Páginas 58,447,451,491.</w:t>
          </w:r>
        </w:sdtContent>
      </w:sdt>
      <w:r w:rsidDel="00000000" w:rsidR="00000000" w:rsidRPr="00000000">
        <w:rPr>
          <w:color w:val="000000"/>
          <w:sz w:val="24"/>
          <w:szCs w:val="24"/>
          <w:rtl w:val="0"/>
        </w:rPr>
        <w:t xml:space="preserve"> </w:t>
      </w:r>
      <w:r w:rsidDel="00000000" w:rsidR="00000000" w:rsidRPr="00000000">
        <w:rPr>
          <w:color w:val="000000"/>
          <w:sz w:val="24"/>
          <w:szCs w:val="24"/>
          <w:highlight w:val="lightGray"/>
          <w:rtl w:val="0"/>
        </w:rPr>
        <w:t xml:space="preserve">Disponible en:</w:t>
      </w:r>
    </w:p>
    <w:p w:rsidR="00000000" w:rsidDel="00000000" w:rsidP="00000000" w:rsidRDefault="00000000" w:rsidRPr="00000000" w14:paraId="000000FF">
      <w:pPr>
        <w:spacing w:after="0" w:line="276" w:lineRule="auto"/>
        <w:jc w:val="both"/>
        <w:rPr>
          <w:color w:val="000000"/>
          <w:sz w:val="24"/>
          <w:szCs w:val="24"/>
        </w:rPr>
      </w:pPr>
      <w:hyperlink r:id="rId70">
        <w:r w:rsidDel="00000000" w:rsidR="00000000" w:rsidRPr="00000000">
          <w:rPr>
            <w:color w:val="0563c1"/>
            <w:sz w:val="24"/>
            <w:szCs w:val="24"/>
            <w:highlight w:val="lightGray"/>
            <w:u w:val="single"/>
            <w:rtl w:val="0"/>
          </w:rPr>
          <w:t xml:space="preserve">https://archive.org/stream/C.Tylor.LasFuentesDelYo/C.%20Tylor.%20Las%20fuentes%20del%20yo_djvu.txt</w:t>
        </w:r>
      </w:hyperlink>
      <w:r w:rsidDel="00000000" w:rsidR="00000000" w:rsidRPr="00000000">
        <w:rPr>
          <w:rtl w:val="0"/>
        </w:rPr>
      </w:r>
    </w:p>
    <w:p w:rsidR="00000000" w:rsidDel="00000000" w:rsidP="00000000" w:rsidRDefault="00000000" w:rsidRPr="00000000" w14:paraId="00000100">
      <w:pPr>
        <w:spacing w:after="0" w:line="276" w:lineRule="auto"/>
        <w:jc w:val="both"/>
        <w:rPr>
          <w:color w:val="000000"/>
          <w:sz w:val="24"/>
          <w:szCs w:val="24"/>
        </w:rPr>
      </w:pPr>
      <w:r w:rsidDel="00000000" w:rsidR="00000000" w:rsidRPr="00000000">
        <w:rPr>
          <w:rtl w:val="0"/>
        </w:rPr>
      </w:r>
    </w:p>
    <w:p w:rsidR="00000000" w:rsidDel="00000000" w:rsidP="00000000" w:rsidRDefault="00000000" w:rsidRPr="00000000" w14:paraId="00000101">
      <w:pPr>
        <w:spacing w:after="0" w:line="276" w:lineRule="auto"/>
        <w:jc w:val="both"/>
        <w:rPr>
          <w:color w:val="000000"/>
          <w:sz w:val="24"/>
          <w:szCs w:val="24"/>
          <w:highlight w:val="lightGray"/>
        </w:rPr>
      </w:pPr>
      <w:r w:rsidDel="00000000" w:rsidR="00000000" w:rsidRPr="00000000">
        <w:rPr>
          <w:color w:val="000000"/>
          <w:sz w:val="24"/>
          <w:szCs w:val="24"/>
          <w:highlight w:val="lightGray"/>
          <w:rtl w:val="0"/>
        </w:rPr>
        <w:t xml:space="preserve">Taylor, C. (2006): Fuentes del yo: la construcción de la identidad moderna. Editorial Paidós. Barcelona. España. Páginas 60, 64, 81,252, 257, 489. Disponible en:</w:t>
      </w:r>
    </w:p>
    <w:p w:rsidR="00000000" w:rsidDel="00000000" w:rsidP="00000000" w:rsidRDefault="00000000" w:rsidRPr="00000000" w14:paraId="00000102">
      <w:pPr>
        <w:spacing w:after="0" w:line="276" w:lineRule="auto"/>
        <w:jc w:val="both"/>
        <w:rPr>
          <w:color w:val="000000"/>
          <w:sz w:val="24"/>
          <w:szCs w:val="24"/>
        </w:rPr>
      </w:pPr>
      <w:hyperlink r:id="rId71">
        <w:r w:rsidDel="00000000" w:rsidR="00000000" w:rsidRPr="00000000">
          <w:rPr>
            <w:color w:val="0563c1"/>
            <w:sz w:val="24"/>
            <w:szCs w:val="24"/>
            <w:highlight w:val="lightGray"/>
            <w:u w:val="single"/>
            <w:rtl w:val="0"/>
          </w:rPr>
          <w:t xml:space="preserve">https://archive.org/stream/C.Tylor.LasFuentesDelYo/C.%20Tylor.%20Las%20fuentes%20del%20yo_djvu.txt</w:t>
        </w:r>
      </w:hyperlink>
      <w:r w:rsidDel="00000000" w:rsidR="00000000" w:rsidRPr="00000000">
        <w:rPr>
          <w:rtl w:val="0"/>
        </w:rPr>
      </w:r>
    </w:p>
    <w:p w:rsidR="00000000" w:rsidDel="00000000" w:rsidP="00000000" w:rsidRDefault="00000000" w:rsidRPr="00000000" w14:paraId="00000103">
      <w:pPr>
        <w:spacing w:after="0" w:line="276" w:lineRule="auto"/>
        <w:jc w:val="both"/>
        <w:rPr>
          <w:color w:val="000000"/>
          <w:sz w:val="24"/>
          <w:szCs w:val="24"/>
        </w:rPr>
      </w:pPr>
      <w:r w:rsidDel="00000000" w:rsidR="00000000" w:rsidRPr="00000000">
        <w:rPr>
          <w:rtl w:val="0"/>
        </w:rPr>
      </w:r>
    </w:p>
    <w:p w:rsidR="00000000" w:rsidDel="00000000" w:rsidP="00000000" w:rsidRDefault="00000000" w:rsidRPr="00000000" w14:paraId="00000104">
      <w:pPr>
        <w:spacing w:after="0" w:line="276" w:lineRule="auto"/>
        <w:jc w:val="both"/>
        <w:rPr>
          <w:color w:val="000000"/>
          <w:sz w:val="24"/>
          <w:szCs w:val="24"/>
        </w:rPr>
      </w:pPr>
      <w:r w:rsidDel="00000000" w:rsidR="00000000" w:rsidRPr="00000000">
        <w:rPr>
          <w:rtl w:val="0"/>
        </w:rPr>
      </w:r>
    </w:p>
    <w:sectPr>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FRANCISCO BERNETE GARCIA" w:id="12" w:date="2023-03-08T13:07:00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 si es reseña o no. El link no es para internet sino para un archivo que está en tu ordenador</w:t>
      </w:r>
    </w:p>
  </w:comment>
  <w:comment w:author="FRANCISCO BERNETE GARCIA" w:id="1" w:date="2023-03-08T12:20:00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link no funciona. Podemos poner la referencia de Taylor 2006a</w:t>
      </w:r>
    </w:p>
  </w:comment>
  <w:comment w:author="FRANCISCO BERNETE GARCIA" w:id="6" w:date="2023-03-08T12:33:00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Puede ser de 2006a o de una reseña</w:t>
      </w:r>
    </w:p>
  </w:comment>
  <w:comment w:author="FRANCISCO BERNETE GARCIA" w:id="4" w:date="2023-03-08T12:30:00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Puede ser de 2006a o de una reseña</w:t>
      </w:r>
    </w:p>
  </w:comment>
  <w:comment w:author="FRANCISCO BERNETE GARCIA" w:id="5" w:date="2023-03-08T12:30:00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link no funciona. Si es de una reseña, mejor citar al autor de la reseña. También podemos regir la cita a Taylor 2006a</w:t>
      </w:r>
    </w:p>
  </w:comment>
  <w:comment w:author="FRANCISCO BERNETE GARCIA" w:id="7" w:date="2023-03-08T12:34:00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no funciona. Parece de un archivo en tu ordenador</w:t>
      </w:r>
    </w:p>
  </w:comment>
  <w:comment w:author="FRANCISCO BERNETE GARCIA" w:id="9" w:date="2023-03-08T12:39:00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no funciona. Parece de un archivo en tu ordenador</w:t>
      </w:r>
    </w:p>
  </w:comment>
  <w:comment w:author="FRANCISCO BERNETE GARCIA" w:id="2" w:date="2023-03-08T12:24:00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párrafo anterior está sacado de Taylor 1993 o de Cárdenas 2017?</w:t>
      </w:r>
    </w:p>
  </w:comment>
  <w:comment w:author="FRANCISCO BERNETE GARCIA" w:id="11" w:date="2023-03-08T13:02:00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OJO!, aquí hay dos libros. Pero en el párrafo primero se cita solo el primero La institución imaginaria de la sociedad.</w:t>
      </w:r>
    </w:p>
  </w:comment>
  <w:comment w:author="FRANCISCO BERNETE GARCIA" w:id="10" w:date="2023-03-08T13:02:00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Supongo que aquí podemos poner 2007</w:t>
      </w:r>
    </w:p>
  </w:comment>
  <w:comment w:author="FRANCISCO BERNETE GARCIA" w:id="3" w:date="2023-03-08T12:25:00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 palabra no existe. ¿Será heteronomía?</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Tampoco entiendo nada del párrafo.</w:t>
      </w:r>
    </w:p>
  </w:comment>
  <w:comment w:author="FRANCISCO BERNETE GARCIA" w:id="8" w:date="2023-03-08T12:38:00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2006a o reseña</w:t>
      </w:r>
    </w:p>
  </w:comment>
  <w:comment w:author="FRANCISCO BERNETE GARCIA" w:id="0" w:date="2023-03-08T12:21:00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 si está sacado de una reseña o se puede poner la referencia de 2006a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05" w15:done="0"/>
  <w15:commentEx w15:paraId="00000106" w15:done="0"/>
  <w15:commentEx w15:paraId="00000107" w15:done="0"/>
  <w15:commentEx w15:paraId="00000108" w15:done="0"/>
  <w15:commentEx w15:paraId="00000109" w15:done="0"/>
  <w15:commentEx w15:paraId="0000010A" w15:done="0"/>
  <w15:commentEx w15:paraId="0000010B" w15:done="0"/>
  <w15:commentEx w15:paraId="0000010C" w15:done="0"/>
  <w15:commentEx w15:paraId="0000010D" w15:done="0"/>
  <w15:commentEx w15:paraId="0000010E" w15:done="0"/>
  <w15:commentEx w15:paraId="00000110" w15:done="0"/>
  <w15:commentEx w15:paraId="00000111" w15:done="0"/>
  <w15:commentEx w15:paraId="0000011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Courier New"/>
  <w:font w:name="Times New Roman"/>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 w:before="0" w:line="259" w:lineRule="auto"/>
      <w:ind w:left="2136" w:right="0" w:hanging="2136"/>
      <w:jc w:val="center"/>
    </w:pPr>
    <w:rPr>
      <w:rFonts w:ascii="Arial" w:cs="Arial" w:eastAsia="Arial" w:hAnsi="Arial"/>
      <w:b w:val="0"/>
      <w:i w:val="0"/>
      <w:smallCaps w:val="0"/>
      <w:strike w:val="0"/>
      <w:color w:val="000000"/>
      <w:sz w:val="18"/>
      <w:szCs w:val="18"/>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Calibri" w:cs="Calibri" w:hAnsi="Calibri"/>
      <w:color w:val="000000"/>
    </w:rPr>
  </w:style>
  <w:style w:type="paragraph" w:styleId="Ttulo1">
    <w:name w:val="heading 1"/>
    <w:next w:val="Normal"/>
    <w:link w:val="Ttulo1Car"/>
    <w:unhideWhenUsed w:val="1"/>
    <w:qFormat w:val="1"/>
    <w:pPr>
      <w:keepNext w:val="1"/>
      <w:keepLines w:val="1"/>
      <w:spacing w:after="9"/>
      <w:ind w:left="2136"/>
      <w:jc w:val="center"/>
      <w:outlineLvl w:val="0"/>
    </w:pPr>
    <w:rPr>
      <w:rFonts w:ascii="Arial" w:cs="Arial" w:eastAsia="Arial" w:hAnsi="Arial"/>
      <w:color w:val="000000"/>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link w:val="Ttulo1"/>
    <w:rPr>
      <w:rFonts w:ascii="Arial" w:cs="Arial" w:eastAsia="Arial" w:hAnsi="Arial"/>
      <w:color w:val="000000"/>
      <w:sz w:val="18"/>
    </w:rPr>
  </w:style>
  <w:style w:type="paragraph" w:styleId="Prrafodelista">
    <w:name w:val="List Paragraph"/>
    <w:basedOn w:val="Normal"/>
    <w:uiPriority w:val="34"/>
    <w:qFormat w:val="1"/>
    <w:pPr>
      <w:ind w:left="720"/>
      <w:contextualSpacing w:val="1"/>
    </w:pPr>
  </w:style>
  <w:style w:type="table" w:styleId="Tablaconcuadrcula">
    <w:name w:val="Table Grid"/>
    <w:basedOn w:val="Tablanormal"/>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cimalAligned" w:customStyle="1">
    <w:name w:val="Decimal Aligned"/>
    <w:basedOn w:val="Normal"/>
    <w:uiPriority w:val="40"/>
    <w:qFormat w:val="1"/>
    <w:pPr>
      <w:tabs>
        <w:tab w:val="decimal" w:pos="360"/>
      </w:tabs>
      <w:spacing w:after="200" w:line="276" w:lineRule="auto"/>
    </w:pPr>
    <w:rPr>
      <w:rFonts w:cs="Times New Roman" w:asciiTheme="minorHAnsi" w:eastAsiaTheme="minorEastAsia" w:hAnsiTheme="minorHAnsi"/>
      <w:color w:val="auto"/>
      <w:lang w:eastAsia="es-ES"/>
    </w:rPr>
  </w:style>
  <w:style w:type="paragraph" w:styleId="Textonotapie">
    <w:name w:val="footnote text"/>
    <w:basedOn w:val="Normal"/>
    <w:link w:val="TextonotapieCar"/>
    <w:uiPriority w:val="99"/>
    <w:unhideWhenUsed w:val="1"/>
    <w:pPr>
      <w:spacing w:after="0" w:line="240" w:lineRule="auto"/>
    </w:pPr>
    <w:rPr>
      <w:rFonts w:cs="Times New Roman" w:asciiTheme="minorHAnsi" w:eastAsiaTheme="minorEastAsia" w:hAnsiTheme="minorHAnsi"/>
      <w:color w:val="auto"/>
      <w:sz w:val="20"/>
      <w:szCs w:val="20"/>
      <w:lang w:eastAsia="es-ES"/>
    </w:rPr>
  </w:style>
  <w:style w:type="character" w:styleId="TextonotapieCar" w:customStyle="1">
    <w:name w:val="Texto nota pie Car"/>
    <w:basedOn w:val="Fuentedeprrafopredeter"/>
    <w:link w:val="Textonotapie"/>
    <w:uiPriority w:val="99"/>
    <w:rPr>
      <w:rFonts w:cs="Times New Roman" w:eastAsiaTheme="minorEastAsia"/>
      <w:sz w:val="20"/>
      <w:szCs w:val="20"/>
      <w:lang w:eastAsia="es-ES"/>
    </w:rPr>
  </w:style>
  <w:style w:type="character" w:styleId="nfasissutil">
    <w:name w:val="Subtle Emphasis"/>
    <w:basedOn w:val="Fuentedeprrafopredeter"/>
    <w:uiPriority w:val="19"/>
    <w:qFormat w:val="1"/>
    <w:rPr>
      <w:i w:val="1"/>
      <w:iCs w:val="1"/>
    </w:rPr>
  </w:style>
  <w:style w:type="table" w:styleId="Sombreadomedio2-nfasis5">
    <w:name w:val="Medium Shading 2 Accent 5"/>
    <w:basedOn w:val="Tablanormal"/>
    <w:uiPriority w:val="64"/>
    <w:pPr>
      <w:spacing w:after="0" w:line="240" w:lineRule="auto"/>
    </w:pPr>
    <w:rPr>
      <w:rFonts w:eastAsiaTheme="minorEastAsia"/>
      <w:lang w:eastAsia="es-ES"/>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472c4"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472c4"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472c4"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character" w:styleId="Hipervnculo">
    <w:name w:val="Hyperlink"/>
    <w:basedOn w:val="Fuentedeprrafopredeter"/>
    <w:uiPriority w:val="99"/>
    <w:unhideWhenUsed w:val="1"/>
    <w:rsid w:val="00CE236B"/>
    <w:rPr>
      <w:color w:val="0563c1" w:themeColor="hyperlink"/>
      <w:u w:val="single"/>
    </w:rPr>
  </w:style>
  <w:style w:type="character" w:styleId="Mencinsinresolver">
    <w:name w:val="Unresolved Mention"/>
    <w:basedOn w:val="Fuentedeprrafopredeter"/>
    <w:uiPriority w:val="99"/>
    <w:semiHidden w:val="1"/>
    <w:unhideWhenUsed w:val="1"/>
    <w:rsid w:val="00CE236B"/>
    <w:rPr>
      <w:color w:val="605e5c"/>
      <w:shd w:color="auto" w:fill="e1dfdd" w:val="clear"/>
    </w:rPr>
  </w:style>
  <w:style w:type="character" w:styleId="Hipervnculovisitado">
    <w:name w:val="FollowedHyperlink"/>
    <w:basedOn w:val="Fuentedeprrafopredeter"/>
    <w:uiPriority w:val="99"/>
    <w:semiHidden w:val="1"/>
    <w:unhideWhenUsed w:val="1"/>
    <w:rsid w:val="005C1B46"/>
    <w:rPr>
      <w:color w:val="954f72" w:themeColor="followedHyperlink"/>
      <w:u w:val="single"/>
    </w:rPr>
  </w:style>
  <w:style w:type="paragraph" w:styleId="NormalWeb">
    <w:name w:val="Normal (Web)"/>
    <w:basedOn w:val="Normal"/>
    <w:uiPriority w:val="99"/>
    <w:unhideWhenUsed w:val="1"/>
    <w:rsid w:val="005C1B46"/>
    <w:pPr>
      <w:spacing w:after="100" w:afterAutospacing="1" w:before="100" w:beforeAutospacing="1" w:line="240" w:lineRule="auto"/>
    </w:pPr>
    <w:rPr>
      <w:rFonts w:ascii="Times New Roman" w:cs="Times New Roman" w:eastAsia="Times New Roman" w:hAnsi="Times New Roman"/>
      <w:color w:val="auto"/>
      <w:sz w:val="24"/>
      <w:szCs w:val="24"/>
      <w:lang w:eastAsia="es-ES_tradnl"/>
    </w:rPr>
  </w:style>
  <w:style w:type="paragraph" w:styleId="Revisin">
    <w:name w:val="Revision"/>
    <w:hidden w:val="1"/>
    <w:uiPriority w:val="99"/>
    <w:semiHidden w:val="1"/>
    <w:rsid w:val="001C091E"/>
    <w:pPr>
      <w:spacing w:after="0" w:line="240" w:lineRule="auto"/>
    </w:pPr>
    <w:rPr>
      <w:rFonts w:ascii="Calibri" w:cs="Calibri" w:hAnsi="Calibri"/>
      <w:color w:val="000000"/>
    </w:rPr>
  </w:style>
  <w:style w:type="character" w:styleId="Refdecomentario">
    <w:name w:val="annotation reference"/>
    <w:basedOn w:val="Fuentedeprrafopredeter"/>
    <w:uiPriority w:val="99"/>
    <w:semiHidden w:val="1"/>
    <w:unhideWhenUsed w:val="1"/>
    <w:rsid w:val="001D1471"/>
    <w:rPr>
      <w:sz w:val="16"/>
      <w:szCs w:val="16"/>
    </w:rPr>
  </w:style>
  <w:style w:type="paragraph" w:styleId="Textocomentario">
    <w:name w:val="annotation text"/>
    <w:basedOn w:val="Normal"/>
    <w:link w:val="TextocomentarioCar"/>
    <w:uiPriority w:val="99"/>
    <w:semiHidden w:val="1"/>
    <w:unhideWhenUsed w:val="1"/>
    <w:rsid w:val="001D147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1D1471"/>
    <w:rPr>
      <w:rFonts w:ascii="Calibri" w:cs="Calibri" w:hAnsi="Calibri"/>
      <w:color w:val="000000"/>
      <w:sz w:val="20"/>
      <w:szCs w:val="20"/>
    </w:rPr>
  </w:style>
  <w:style w:type="paragraph" w:styleId="Asuntodelcomentario">
    <w:name w:val="annotation subject"/>
    <w:basedOn w:val="Textocomentario"/>
    <w:next w:val="Textocomentario"/>
    <w:link w:val="AsuntodelcomentarioCar"/>
    <w:uiPriority w:val="99"/>
    <w:semiHidden w:val="1"/>
    <w:unhideWhenUsed w:val="1"/>
    <w:rsid w:val="001D1471"/>
    <w:rPr>
      <w:b w:val="1"/>
      <w:bCs w:val="1"/>
    </w:rPr>
  </w:style>
  <w:style w:type="character" w:styleId="AsuntodelcomentarioCar" w:customStyle="1">
    <w:name w:val="Asunto del comentario Car"/>
    <w:basedOn w:val="TextocomentarioCar"/>
    <w:link w:val="Asuntodelcomentario"/>
    <w:uiPriority w:val="99"/>
    <w:semiHidden w:val="1"/>
    <w:rsid w:val="001D1471"/>
    <w:rPr>
      <w:rFonts w:ascii="Calibri" w:cs="Calibri" w:hAnsi="Calibri"/>
      <w:b w:val="1"/>
      <w:bCs w:val="1"/>
      <w:color w:val="000000"/>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igamo.free.fr/castolab4.pdf" TargetMode="External"/><Relationship Id="rId42" Type="http://schemas.openxmlformats.org/officeDocument/2006/relationships/hyperlink" Target="http://net-workingworlds.weebly.com/uploads/1/5/1/5/15155460/simulacra_simulation.pdf" TargetMode="External"/><Relationship Id="rId41" Type="http://schemas.openxmlformats.org/officeDocument/2006/relationships/hyperlink" Target="about:blank" TargetMode="External"/><Relationship Id="rId44" Type="http://schemas.openxmlformats.org/officeDocument/2006/relationships/hyperlink" Target="http://digamo.free.fr/castolab4.pdf" TargetMode="External"/><Relationship Id="rId43" Type="http://schemas.openxmlformats.org/officeDocument/2006/relationships/hyperlink" Target="http://www.ugr.es/~filosofiayterapia/MATERIALES/Baudrillard/4%20Tres%20ordenes%20de%20simulacros%20segun%20Baudrillard.pdf" TargetMode="External"/><Relationship Id="rId46" Type="http://schemas.openxmlformats.org/officeDocument/2006/relationships/hyperlink" Target="https://ganexa.edu.pa/wp-content/uploads/2014/11/ARTGBaudrillardJeanLaSociedadDeConsumoSusMitosSusEstructuras.pdf" TargetMode="External"/><Relationship Id="rId45" Type="http://schemas.openxmlformats.org/officeDocument/2006/relationships/hyperlink" Target="https://archive.org/stream/C.Tylor.LasFuentesDelYo/C.%20Tylor.%20Las%20fuentes%20del%20yo_djvu.tx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revolucioncantonaldotnet.files.wordpress.com/2018/02/castoriadis-cornelius-sujeto-y-verdad-en-el-mundo-historico-social.pdf" TargetMode="External"/><Relationship Id="rId48" Type="http://schemas.openxmlformats.org/officeDocument/2006/relationships/hyperlink" Target="https://textcortex.com/es/post/c%C3%B3mo-reformular-la-pregunta-en-una-frase" TargetMode="External"/><Relationship Id="rId47" Type="http://schemas.openxmlformats.org/officeDocument/2006/relationships/hyperlink" Target="https://support.google.com/docs/answer/10090962?co=GENIE.Platform%3DDesktop&amp;hl=es-419" TargetMode="External"/><Relationship Id="rId49" Type="http://schemas.openxmlformats.org/officeDocument/2006/relationships/hyperlink" Target="https://textcortex.com/es/post/c%C3%B3mo-reformular-la-pregunta-en-una-fras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www.ugr.es/~filosofiayterapia/MATERIALES/Baudrillard/4%20Tres%20ordenes%20de%20simulacros%20segun%20Baudrillard.pdf" TargetMode="External"/><Relationship Id="rId30" Type="http://schemas.openxmlformats.org/officeDocument/2006/relationships/hyperlink" Target="http://net-workingworlds.weebly.com/uploads/1/5/1/5/15155460/simulacra_simulation.pdf" TargetMode="External"/><Relationship Id="rId33" Type="http://schemas.openxmlformats.org/officeDocument/2006/relationships/hyperlink" Target="https://es.scribd.com/document/393406726/Imaginarios-Sociales-Modernos-Charles-Taylor#download" TargetMode="External"/><Relationship Id="rId32" Type="http://schemas.openxmlformats.org/officeDocument/2006/relationships/hyperlink" Target="https://revolucioncantonaldotnet.files.wordpress.com/2019/01/kupdf.com_la-institucioacuten-imaginaria-de-la-sociedad-cornelius-castoriadis.pdf" TargetMode="External"/><Relationship Id="rId35" Type="http://schemas.openxmlformats.org/officeDocument/2006/relationships/hyperlink" Target="https://revolucioncantonaldotnet.files.wordpress.com/2019/01/kupdf.com_la-institucioacuten-imaginaria-de-la-sociedad-cornelius-castoriadis.pdf" TargetMode="External"/><Relationship Id="rId34" Type="http://schemas.openxmlformats.org/officeDocument/2006/relationships/hyperlink" Target="http://www.medicinayarte.com/img/biblioteca_virtual_pubilica_baudrillard_el_otroporsi_mismo.pdf" TargetMode="External"/><Relationship Id="rId71" Type="http://schemas.openxmlformats.org/officeDocument/2006/relationships/hyperlink" Target="https://archive.org/stream/C.Tylor.LasFuentesDelYo/C.%20Tylor.%20Las%20fuentes%20del%20yo_djvu.txt" TargetMode="External"/><Relationship Id="rId70" Type="http://schemas.openxmlformats.org/officeDocument/2006/relationships/hyperlink" Target="https://archive.org/stream/C.Tylor.LasFuentesDelYo/C.%20Tylor.%20Las%20fuentes%20del%20yo_djvu.txt" TargetMode="External"/><Relationship Id="rId37" Type="http://schemas.openxmlformats.org/officeDocument/2006/relationships/hyperlink" Target="http://net-workingworlds.weebly.com/uploads/1/5/1/5/15155460/simulacra_simulation.pdf" TargetMode="External"/><Relationship Id="rId36" Type="http://schemas.openxmlformats.org/officeDocument/2006/relationships/hyperlink" Target="https://es.scribd.com/document/393406726/Imaginarios-Sociales-Modernos-Charles-Taylor#download" TargetMode="External"/><Relationship Id="rId39" Type="http://schemas.openxmlformats.org/officeDocument/2006/relationships/hyperlink" Target="https://issuu.com/indomableperiodico/docs/la_instituci__n_imaginaria_de_la_so" TargetMode="External"/><Relationship Id="rId38" Type="http://schemas.openxmlformats.org/officeDocument/2006/relationships/hyperlink" Target="http://www.ugr.es/~filosofiayterapia/MATERIALES/Baudrillard/4%20Tres%20ordenes%20de%20simulacros%20segun%20Baudrillard.pdf" TargetMode="External"/><Relationship Id="rId62" Type="http://schemas.openxmlformats.org/officeDocument/2006/relationships/hyperlink" Target="http://digamo.free.fr/castolab4.pdf" TargetMode="External"/><Relationship Id="rId61" Type="http://schemas.openxmlformats.org/officeDocument/2006/relationships/hyperlink" Target="http://digamo.free.fr/castolab4.pdf" TargetMode="External"/><Relationship Id="rId20" Type="http://schemas.openxmlformats.org/officeDocument/2006/relationships/hyperlink" Target="https://revolucioncantonaldotnet.files.wordpress.com/2019/01/kupdf.com_la-institucioacuten-imaginaria-de-la-sociedad-cornelius-castoriadis.pdf" TargetMode="External"/><Relationship Id="rId64" Type="http://schemas.openxmlformats.org/officeDocument/2006/relationships/hyperlink" Target="https://revolucioncantonaldotnet.files.wordpress.com/2019/01/kupdf.com_la-institucioacuten-imaginaria-de-la-sociedad-cornelius-castoriadis.pdf" TargetMode="External"/><Relationship Id="rId63" Type="http://schemas.openxmlformats.org/officeDocument/2006/relationships/hyperlink" Target="https://revolucioncantonaldotnet.files.wordpress.com/2018/02/castoriadis-cornelius-sujeto-y-verdad-en-el-mundo-historico-social.pdf" TargetMode="External"/><Relationship Id="rId22" Type="http://schemas.openxmlformats.org/officeDocument/2006/relationships/hyperlink" Target="http://net-workingworlds.weebly.com/uploads/1/5/1/5/15155460/simulacra_simulation.pdf" TargetMode="External"/><Relationship Id="rId66" Type="http://schemas.openxmlformats.org/officeDocument/2006/relationships/hyperlink" Target="https://seminariosocioantropologia.files.wordpress.com/2014/03/elmulticulturalismoylapoliticadelreconocimientocharlestaylor.pdf" TargetMode="External"/><Relationship Id="rId21" Type="http://schemas.openxmlformats.org/officeDocument/2006/relationships/hyperlink" Target="about:blank" TargetMode="External"/><Relationship Id="rId65" Type="http://schemas.openxmlformats.org/officeDocument/2006/relationships/hyperlink" Target="https://revolucioncantonaldotnet.files.wordpress.com/2019/01/kupdf.com_la-institucioacuten-imaginaria-de-la-sociedad-cornelius-castoriadis.pdf" TargetMode="External"/><Relationship Id="rId24" Type="http://schemas.openxmlformats.org/officeDocument/2006/relationships/hyperlink" Target="https://revolucioncantonaldotnet.files.wordpress.com/2019/01/kupdf.com_la-institucioacuten-imaginaria-de-la-sociedad-cornelius-castoriadis.pdf" TargetMode="External"/><Relationship Id="rId68" Type="http://schemas.openxmlformats.org/officeDocument/2006/relationships/hyperlink" Target="about:blank" TargetMode="External"/><Relationship Id="rId23" Type="http://schemas.openxmlformats.org/officeDocument/2006/relationships/hyperlink" Target="http://www.ugr.es/~filosofiayterapia/MATERIALES/Baudrillard/4%20Tres%20ordenes%20de%20simulacros%20segun%20Baudrillard.pdf" TargetMode="External"/><Relationship Id="rId67" Type="http://schemas.openxmlformats.org/officeDocument/2006/relationships/hyperlink" Target="about:blank" TargetMode="External"/><Relationship Id="rId60" Type="http://schemas.openxmlformats.org/officeDocument/2006/relationships/hyperlink" Target="https://issuu.com/indomableperiodico/docs/la_instituci__n_imaginaria_de_la_so" TargetMode="External"/><Relationship Id="rId26" Type="http://schemas.openxmlformats.org/officeDocument/2006/relationships/hyperlink" Target="http://net-workingworlds.weebly.com/uploads/1/5/1/5/15155460/simulacra_simulation.pdf" TargetMode="External"/><Relationship Id="rId25" Type="http://schemas.openxmlformats.org/officeDocument/2006/relationships/hyperlink" Target="about:blank" TargetMode="External"/><Relationship Id="rId69" Type="http://schemas.openxmlformats.org/officeDocument/2006/relationships/hyperlink" Target="https://es.scribd.com/document/393406726/Imaginarios-Sociales-Modernos-Charles-Taylor#download" TargetMode="External"/><Relationship Id="rId28" Type="http://schemas.openxmlformats.org/officeDocument/2006/relationships/hyperlink" Target="https://revolucioncantonaldotnet.files.wordpress.com/2019/01/kupdf.com_la-institucioacuten-imaginaria-de-la-sociedad-cornelius-castoriadis.pdf" TargetMode="External"/><Relationship Id="rId27" Type="http://schemas.openxmlformats.org/officeDocument/2006/relationships/hyperlink" Target="http://www.ugr.es/~filosofiayterapia/MATERIALES/Baudrillard/4%20Tres%20ordenes%20de%20simulacros%20segun%20Baudrillard.pdf" TargetMode="External"/><Relationship Id="rId29" Type="http://schemas.openxmlformats.org/officeDocument/2006/relationships/hyperlink" Target="about:blank" TargetMode="External"/><Relationship Id="rId51" Type="http://schemas.openxmlformats.org/officeDocument/2006/relationships/hyperlink" Target="https://www.cepal.org/sites/default/files/events/files/matriz_de_la_desigualdad.pdf" TargetMode="External"/><Relationship Id="rId50" Type="http://schemas.openxmlformats.org/officeDocument/2006/relationships/hyperlink" Target="https://textcortex.com/es/post/c%C3%B3mo-reformular-la-pregunta-en-una-frase" TargetMode="External"/><Relationship Id="rId53" Type="http://schemas.openxmlformats.org/officeDocument/2006/relationships/hyperlink" Target="https://josefranciscoescribanomaenza.files.wordpress.com/2015/12/aquc3ad8.pdf" TargetMode="External"/><Relationship Id="rId52" Type="http://schemas.openxmlformats.org/officeDocument/2006/relationships/hyperlink" Target="https://www.cepal.org/sites/default/files/events/files/matriz_de_la_desigualdad.pdf" TargetMode="External"/><Relationship Id="rId11" Type="http://schemas.openxmlformats.org/officeDocument/2006/relationships/hyperlink" Target="http://www.terras.edu.ar/biblioteca/16/16TUT_Castoriadis_Unidad_2.pdf" TargetMode="External"/><Relationship Id="rId55" Type="http://schemas.openxmlformats.org/officeDocument/2006/relationships/hyperlink" Target="http://www.ugr.es/~filosofiayterapia/MATERIALES/Baudrillard/4%20Tres%20ordenes%20de%20simulacros%20segun%20Baudrillard.pdf" TargetMode="External"/><Relationship Id="rId10" Type="http://schemas.openxmlformats.org/officeDocument/2006/relationships/hyperlink" Target="https://archive.org/stream/C.Tylor.LasFuentesDelYo/C.%20Tylor.%20Las%20fuentes%20del%20yo_djvu.txt" TargetMode="External"/><Relationship Id="rId54" Type="http://schemas.openxmlformats.org/officeDocument/2006/relationships/hyperlink" Target="http://net-workingworlds.weebly.com/uploads/1/5/1/5/15155460/simulacra_simulation.pdf" TargetMode="External"/><Relationship Id="rId13" Type="http://schemas.openxmlformats.org/officeDocument/2006/relationships/hyperlink" Target="http://net-workingworlds.weebly.com/uploads/1/5/1/5/15155460/simulacra_simulation.pdf" TargetMode="External"/><Relationship Id="rId57" Type="http://schemas.openxmlformats.org/officeDocument/2006/relationships/hyperlink" Target="https://ganexa.edu.pa/wp-content/uploads/2014/11/ARTGBaudrillardJeanLaSociedadDeConsumoSusMitosSusEstructuras.pdf" TargetMode="External"/><Relationship Id="rId12" Type="http://schemas.openxmlformats.org/officeDocument/2006/relationships/hyperlink" Target="https://www.scielo.cl/scielo.php?pid=S0717-554X2022000200078&amp;script=sci_arttext&amp;tlng=en" TargetMode="External"/><Relationship Id="rId56" Type="http://schemas.openxmlformats.org/officeDocument/2006/relationships/hyperlink" Target="http://www.medicinayarte.com/img/biblioteca_virtual_pubilica_baudrillard_el_otroporsi_mismo.pdf" TargetMode="External"/><Relationship Id="rId15" Type="http://schemas.openxmlformats.org/officeDocument/2006/relationships/hyperlink" Target="https://ganexa.edu.pa/wp-content/uploads/2014/11/ARTGBaudrillardJeanLaSociedadDeConsumoSusMitosSusEstructuras.pdf" TargetMode="External"/><Relationship Id="rId59" Type="http://schemas.openxmlformats.org/officeDocument/2006/relationships/hyperlink" Target="http://www.terras.edu.ar/biblioteca/16/16TUT_Castoriadis_Unidad_2.pdf" TargetMode="External"/><Relationship Id="rId14" Type="http://schemas.openxmlformats.org/officeDocument/2006/relationships/hyperlink" Target="http://www.ugr.es/~filosofiayterapia/MATERIALES/Baudrillard/4%20Tres%20ordenes%20de%20simulacros%20segun%20Baudrillard.pdf" TargetMode="External"/><Relationship Id="rId58" Type="http://schemas.openxmlformats.org/officeDocument/2006/relationships/hyperlink" Target="https://ciencia.lasalle.edu.co/filosofia_letras/69" TargetMode="External"/><Relationship Id="rId17" Type="http://schemas.openxmlformats.org/officeDocument/2006/relationships/hyperlink" Target="https://seminariosocioantropologia.files.wordpress.com/2014/03/elmulticulturalismoylapoliticadelreconocimientocharlestaylor.pdf" TargetMode="External"/><Relationship Id="rId16" Type="http://schemas.openxmlformats.org/officeDocument/2006/relationships/hyperlink" Target="about:blank" TargetMode="External"/><Relationship Id="rId19" Type="http://schemas.openxmlformats.org/officeDocument/2006/relationships/hyperlink" Target="https://ciencia.lasalle.edu.co/cgi/viewcontent.cgi?article=1068&amp;context=filosofia_letras" TargetMode="External"/><Relationship Id="rId18" Type="http://schemas.openxmlformats.org/officeDocument/2006/relationships/hyperlink" Target="https://ciencia.lasalle.edu.co/filosofia_letras/6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M64d7VYX34WCyBIG27CKYQ/sthA==">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2023-03-06T19:25:00Z</dcterms:created>
  <dc:creator>cpsb00usu43</dc:creator>
</cp:coreProperties>
</file>